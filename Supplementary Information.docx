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B8255" w14:textId="7E6A1F38" w:rsidR="00C223FF" w:rsidRPr="00245595" w:rsidRDefault="008A758E" w:rsidP="00596AF1">
      <w:pPr>
        <w:jc w:val="both"/>
        <w:rPr>
          <w:rFonts w:ascii="Segoe UI" w:hAnsi="Segoe UI" w:cs="Segoe UI"/>
          <w:b/>
          <w:bCs/>
          <w:sz w:val="28"/>
          <w:szCs w:val="28"/>
        </w:rPr>
      </w:pPr>
      <w:bookmarkStart w:id="0" w:name="_Hlk2679191"/>
      <w:r w:rsidRPr="00245595">
        <w:rPr>
          <w:rFonts w:ascii="Segoe UI" w:hAnsi="Segoe UI" w:cs="Segoe UI"/>
          <w:b/>
          <w:bCs/>
          <w:sz w:val="28"/>
          <w:szCs w:val="28"/>
        </w:rPr>
        <w:t>Supporting Information</w:t>
      </w:r>
      <w:bookmarkEnd w:id="0"/>
    </w:p>
    <w:p w14:paraId="5892EB9D" w14:textId="681FB126" w:rsidR="00596AF1" w:rsidRPr="00245595" w:rsidRDefault="00C223FF" w:rsidP="00596AF1">
      <w:pPr>
        <w:jc w:val="both"/>
        <w:rPr>
          <w:rFonts w:ascii="Segoe UI" w:hAnsi="Segoe UI" w:cs="Segoe UI"/>
          <w:b/>
          <w:bCs/>
          <w:sz w:val="28"/>
          <w:szCs w:val="28"/>
        </w:rPr>
      </w:pPr>
      <w:r w:rsidRPr="00245595">
        <w:rPr>
          <w:rFonts w:ascii="Segoe UI" w:hAnsi="Segoe UI" w:cs="Segoe UI"/>
          <w:b/>
          <w:bCs/>
          <w:sz w:val="28"/>
          <w:szCs w:val="28"/>
        </w:rPr>
        <w:t>“Global Afforestation Carbon Sequestration Potential</w:t>
      </w:r>
      <w:r w:rsidR="009C4D25" w:rsidRPr="00245595">
        <w:rPr>
          <w:rFonts w:ascii="Segoe UI" w:hAnsi="Segoe UI" w:cs="Segoe UI"/>
          <w:b/>
          <w:bCs/>
          <w:sz w:val="28"/>
          <w:szCs w:val="28"/>
        </w:rPr>
        <w:t xml:space="preserve"> (AFRCSP)</w:t>
      </w:r>
      <w:r w:rsidRPr="00245595">
        <w:rPr>
          <w:rFonts w:ascii="Segoe UI" w:hAnsi="Segoe UI" w:cs="Segoe UI"/>
          <w:b/>
          <w:bCs/>
          <w:sz w:val="28"/>
          <w:szCs w:val="28"/>
        </w:rPr>
        <w:t xml:space="preserve"> within an Integrated Environmental and Sustainable Food System Framework”</w:t>
      </w:r>
    </w:p>
    <w:p w14:paraId="35146AD5" w14:textId="77777777" w:rsidR="00596AF1" w:rsidRPr="00245595" w:rsidRDefault="00596AF1" w:rsidP="00596AF1">
      <w:pPr>
        <w:jc w:val="both"/>
        <w:rPr>
          <w:rFonts w:ascii="Segoe UI" w:hAnsi="Segoe UI" w:cs="Segoe UI"/>
          <w:b/>
          <w:bCs/>
          <w:sz w:val="28"/>
          <w:szCs w:val="28"/>
        </w:rPr>
      </w:pPr>
    </w:p>
    <w:p w14:paraId="1E6D5F73" w14:textId="0CF7F913" w:rsidR="00191303" w:rsidRPr="00245595" w:rsidRDefault="00246A8A" w:rsidP="00246A8A">
      <w:pPr>
        <w:pStyle w:val="IOPH1"/>
        <w:jc w:val="both"/>
        <w:rPr>
          <w:rFonts w:ascii="Segoe UI" w:hAnsi="Segoe UI" w:cs="Segoe UI"/>
          <w:b w:val="0"/>
          <w:bCs/>
          <w:sz w:val="28"/>
          <w:szCs w:val="28"/>
          <w:lang w:eastAsia="ja-JP"/>
        </w:rPr>
      </w:pPr>
      <w:r w:rsidRPr="00245595">
        <w:rPr>
          <w:rFonts w:ascii="Segoe UI" w:hAnsi="Segoe UI" w:cs="Segoe UI"/>
          <w:b w:val="0"/>
          <w:bCs/>
          <w:sz w:val="28"/>
          <w:szCs w:val="28"/>
        </w:rPr>
        <w:t>S1. Supplementary Information related to model used</w:t>
      </w:r>
    </w:p>
    <w:p w14:paraId="69E33FC0" w14:textId="4E119060" w:rsidR="00191303" w:rsidRPr="00245595" w:rsidRDefault="00191303" w:rsidP="00890EA6">
      <w:pPr>
        <w:spacing w:line="276" w:lineRule="auto"/>
        <w:rPr>
          <w:rFonts w:ascii="Segoe UI" w:hAnsi="Segoe UI" w:cs="Segoe UI"/>
          <w:bCs/>
          <w:color w:val="000000"/>
          <w:sz w:val="28"/>
          <w:szCs w:val="28"/>
        </w:rPr>
      </w:pPr>
      <w:r w:rsidRPr="00245595">
        <w:rPr>
          <w:rFonts w:ascii="Segoe UI" w:hAnsi="Segoe UI" w:cs="Segoe UI"/>
          <w:bCs/>
          <w:color w:val="000000"/>
          <w:sz w:val="28"/>
          <w:szCs w:val="28"/>
        </w:rPr>
        <w:t>S2. AFRCSP Methodology</w:t>
      </w:r>
    </w:p>
    <w:p w14:paraId="21571270" w14:textId="77777777" w:rsidR="00A61728" w:rsidRPr="00245595" w:rsidRDefault="00A61728" w:rsidP="00A61728">
      <w:pPr>
        <w:pStyle w:val="IOPH1"/>
        <w:jc w:val="both"/>
        <w:rPr>
          <w:rFonts w:ascii="Segoe UI" w:hAnsi="Segoe UI" w:cs="Segoe UI"/>
          <w:b w:val="0"/>
          <w:bCs/>
          <w:color w:val="000000"/>
          <w:sz w:val="28"/>
          <w:szCs w:val="28"/>
        </w:rPr>
      </w:pPr>
      <w:r w:rsidRPr="00245595">
        <w:rPr>
          <w:rFonts w:ascii="Segoe UI" w:hAnsi="Segoe UI" w:cs="Segoe UI"/>
          <w:b w:val="0"/>
          <w:bCs/>
          <w:sz w:val="28"/>
          <w:szCs w:val="28"/>
        </w:rPr>
        <w:t xml:space="preserve">S3. Supplementary Information related to </w:t>
      </w:r>
      <w:r w:rsidRPr="00245595">
        <w:rPr>
          <w:rFonts w:ascii="Segoe UI" w:hAnsi="Segoe UI" w:cs="Segoe UI"/>
          <w:b w:val="0"/>
          <w:bCs/>
          <w:color w:val="000000"/>
          <w:sz w:val="28"/>
          <w:szCs w:val="28"/>
        </w:rPr>
        <w:t xml:space="preserve">Scenario designed </w:t>
      </w:r>
    </w:p>
    <w:p w14:paraId="4757891D" w14:textId="326E4370" w:rsidR="00833803" w:rsidRPr="00245595" w:rsidRDefault="00833803" w:rsidP="0015028F">
      <w:pPr>
        <w:pStyle w:val="IOPH1"/>
        <w:jc w:val="both"/>
        <w:rPr>
          <w:rFonts w:ascii="Segoe UI" w:hAnsi="Segoe UI" w:cs="Segoe UI"/>
          <w:b w:val="0"/>
          <w:bCs/>
          <w:color w:val="000000"/>
          <w:sz w:val="28"/>
          <w:szCs w:val="28"/>
        </w:rPr>
      </w:pPr>
      <w:r w:rsidRPr="00245595">
        <w:rPr>
          <w:rFonts w:ascii="Segoe UI" w:hAnsi="Segoe UI" w:cs="Segoe UI"/>
          <w:b w:val="0"/>
          <w:bCs/>
          <w:color w:val="000000"/>
          <w:sz w:val="28"/>
          <w:szCs w:val="28"/>
        </w:rPr>
        <w:t>S4. Supplementary Information on Result Analysis and Validation</w:t>
      </w:r>
    </w:p>
    <w:p w14:paraId="149CAE65" w14:textId="6C2AD48C" w:rsidR="0015028F" w:rsidRPr="00245595" w:rsidRDefault="0015028F" w:rsidP="0015028F">
      <w:pPr>
        <w:pStyle w:val="IOPH1"/>
        <w:jc w:val="both"/>
        <w:rPr>
          <w:rFonts w:ascii="Segoe UI" w:hAnsi="Segoe UI" w:cs="Segoe UI"/>
          <w:b w:val="0"/>
          <w:bCs/>
          <w:color w:val="000000"/>
          <w:sz w:val="28"/>
          <w:szCs w:val="28"/>
        </w:rPr>
      </w:pPr>
      <w:r w:rsidRPr="00245595">
        <w:rPr>
          <w:rFonts w:ascii="Segoe UI" w:hAnsi="Segoe UI" w:cs="Segoe UI"/>
          <w:b w:val="0"/>
          <w:bCs/>
          <w:sz w:val="28"/>
          <w:szCs w:val="28"/>
          <w:lang w:val="en-US"/>
        </w:rPr>
        <w:t>S</w:t>
      </w:r>
      <w:r w:rsidR="00833803" w:rsidRPr="00245595">
        <w:rPr>
          <w:rFonts w:ascii="Segoe UI" w:hAnsi="Segoe UI" w:cs="Segoe UI"/>
          <w:b w:val="0"/>
          <w:bCs/>
          <w:sz w:val="28"/>
          <w:szCs w:val="28"/>
          <w:lang w:val="en-US"/>
        </w:rPr>
        <w:t>5</w:t>
      </w:r>
      <w:r w:rsidRPr="00245595">
        <w:rPr>
          <w:rFonts w:ascii="Segoe UI" w:hAnsi="Segoe UI" w:cs="Segoe UI"/>
          <w:b w:val="0"/>
          <w:bCs/>
          <w:sz w:val="28"/>
          <w:szCs w:val="28"/>
          <w:lang w:val="en-US"/>
        </w:rPr>
        <w:t xml:space="preserve">. </w:t>
      </w:r>
      <w:r w:rsidRPr="00245595">
        <w:rPr>
          <w:rFonts w:ascii="Segoe UI" w:hAnsi="Segoe UI" w:cs="Segoe UI"/>
          <w:b w:val="0"/>
          <w:bCs/>
          <w:sz w:val="28"/>
          <w:szCs w:val="28"/>
        </w:rPr>
        <w:t xml:space="preserve">Supplementary Information related to </w:t>
      </w:r>
      <w:r w:rsidRPr="00245595">
        <w:rPr>
          <w:rFonts w:ascii="Segoe UI" w:hAnsi="Segoe UI" w:cs="Segoe UI"/>
          <w:b w:val="0"/>
          <w:bCs/>
          <w:color w:val="000000"/>
          <w:sz w:val="28"/>
          <w:szCs w:val="28"/>
        </w:rPr>
        <w:t>scope and limitations</w:t>
      </w:r>
    </w:p>
    <w:p w14:paraId="6032B6D3" w14:textId="77777777" w:rsidR="0015028F" w:rsidRPr="00833803" w:rsidRDefault="0015028F" w:rsidP="00A61728">
      <w:pPr>
        <w:pStyle w:val="IOPH1"/>
        <w:jc w:val="both"/>
        <w:rPr>
          <w:rFonts w:ascii="Segoe UI" w:hAnsi="Segoe UI" w:cs="Segoe UI"/>
          <w:b w:val="0"/>
          <w:bCs/>
          <w:szCs w:val="24"/>
        </w:rPr>
      </w:pPr>
    </w:p>
    <w:p w14:paraId="44750EF6" w14:textId="77777777" w:rsidR="00A61728" w:rsidRPr="00833803" w:rsidRDefault="00A61728" w:rsidP="00A61728">
      <w:pPr>
        <w:pStyle w:val="IOPH1"/>
        <w:jc w:val="both"/>
        <w:rPr>
          <w:rFonts w:ascii="Segoe UI" w:hAnsi="Segoe UI" w:cs="Segoe UI"/>
          <w:b w:val="0"/>
          <w:bCs/>
          <w:color w:val="000000"/>
          <w:szCs w:val="24"/>
        </w:rPr>
      </w:pPr>
    </w:p>
    <w:p w14:paraId="461150D7" w14:textId="77777777" w:rsidR="00A61728" w:rsidRPr="00833803" w:rsidRDefault="00A61728" w:rsidP="00890EA6">
      <w:pPr>
        <w:spacing w:line="276" w:lineRule="auto"/>
        <w:rPr>
          <w:rFonts w:ascii="Segoe UI" w:hAnsi="Segoe UI" w:cs="Segoe UI"/>
          <w:bCs/>
          <w:lang w:val="en-GB"/>
        </w:rPr>
      </w:pPr>
    </w:p>
    <w:p w14:paraId="56D8B0F0" w14:textId="06A6C285" w:rsidR="00CD3E56" w:rsidRPr="00833803" w:rsidRDefault="00CD3E56" w:rsidP="00596AF1">
      <w:pPr>
        <w:spacing w:line="278" w:lineRule="auto"/>
        <w:jc w:val="both"/>
        <w:rPr>
          <w:rFonts w:ascii="Segoe UI" w:hAnsi="Segoe UI" w:cs="Segoe UI"/>
          <w:bCs/>
        </w:rPr>
      </w:pPr>
      <w:r w:rsidRPr="00833803">
        <w:rPr>
          <w:rFonts w:ascii="Segoe UI" w:hAnsi="Segoe UI" w:cs="Segoe UI"/>
          <w:bCs/>
        </w:rPr>
        <w:br w:type="page"/>
      </w:r>
    </w:p>
    <w:p w14:paraId="0DE8D0AD" w14:textId="10F11EC6" w:rsidR="00BC7D60" w:rsidRPr="00833803" w:rsidRDefault="00DF18EA" w:rsidP="00596AF1">
      <w:pPr>
        <w:pStyle w:val="IOPH1"/>
        <w:jc w:val="both"/>
        <w:rPr>
          <w:rFonts w:ascii="Segoe UI" w:hAnsi="Segoe UI" w:cs="Segoe UI"/>
          <w:szCs w:val="24"/>
          <w:lang w:eastAsia="ja-JP"/>
        </w:rPr>
      </w:pPr>
      <w:r w:rsidRPr="00833803">
        <w:rPr>
          <w:rFonts w:ascii="Segoe UI" w:hAnsi="Segoe UI" w:cs="Segoe UI"/>
          <w:szCs w:val="24"/>
        </w:rPr>
        <w:lastRenderedPageBreak/>
        <w:t xml:space="preserve">S1. </w:t>
      </w:r>
      <w:r w:rsidR="00BC7D60" w:rsidRPr="00833803">
        <w:rPr>
          <w:rFonts w:ascii="Segoe UI" w:hAnsi="Segoe UI" w:cs="Segoe UI"/>
          <w:szCs w:val="24"/>
        </w:rPr>
        <w:t>Supplementary Information</w:t>
      </w:r>
      <w:r w:rsidR="00C151C4" w:rsidRPr="00833803">
        <w:rPr>
          <w:rFonts w:ascii="Segoe UI" w:hAnsi="Segoe UI" w:cs="Segoe UI"/>
          <w:szCs w:val="24"/>
        </w:rPr>
        <w:t xml:space="preserve"> related to model used</w:t>
      </w:r>
    </w:p>
    <w:p w14:paraId="2F9BE494" w14:textId="77777777" w:rsidR="00BC7D60" w:rsidRPr="00833803" w:rsidRDefault="00BC7D60" w:rsidP="00596AF1">
      <w:pPr>
        <w:pStyle w:val="IOPH1"/>
        <w:jc w:val="both"/>
        <w:rPr>
          <w:rFonts w:ascii="Segoe UI" w:hAnsi="Segoe UI" w:cs="Segoe UI"/>
          <w:szCs w:val="24"/>
        </w:rPr>
      </w:pPr>
      <w:r w:rsidRPr="00833803">
        <w:rPr>
          <w:rFonts w:ascii="Segoe UI" w:hAnsi="Segoe UI" w:cs="Segoe UI"/>
          <w:szCs w:val="24"/>
        </w:rPr>
        <w:t>S1.1 AIM-Hub model</w:t>
      </w:r>
    </w:p>
    <w:p w14:paraId="0A9CCAE6" w14:textId="540BD6B0" w:rsidR="00BC7D60" w:rsidRPr="00833803" w:rsidRDefault="00BC7D60" w:rsidP="00596AF1">
      <w:pPr>
        <w:pStyle w:val="NormalWeb"/>
        <w:jc w:val="both"/>
        <w:rPr>
          <w:rFonts w:ascii="Segoe UI" w:hAnsi="Segoe UI" w:cs="Segoe UI"/>
          <w:color w:val="000000"/>
        </w:rPr>
      </w:pPr>
      <w:r w:rsidRPr="00833803">
        <w:rPr>
          <w:rFonts w:ascii="Segoe UI" w:hAnsi="Segoe UI" w:cs="Segoe UI"/>
          <w:color w:val="000000"/>
        </w:rPr>
        <w:t>Regional land-use demand projections were generated using the Asia-Pacific Integrated Model–Computable General Equilibrium (AIM-Hub; formerly AIM-CGE)</w:t>
      </w:r>
      <w:r w:rsidR="004F38C8">
        <w:rPr>
          <w:rFonts w:ascii="Segoe UI" w:hAnsi="Segoe UI" w:cs="Segoe UI"/>
          <w:color w:val="000000"/>
        </w:rPr>
        <w:t xml:space="preserve"> </w:t>
      </w:r>
      <w:r w:rsidR="004F38C8" w:rsidRPr="004F38C8">
        <w:rPr>
          <w:rFonts w:ascii="Segoe UI" w:hAnsi="Segoe UI" w:cs="Segoe UI"/>
          <w:color w:val="215E99" w:themeColor="text2" w:themeTint="BF"/>
        </w:rPr>
        <w:t>(Fujimori et al., 2012)</w:t>
      </w:r>
      <w:r w:rsidRPr="004F38C8">
        <w:rPr>
          <w:rFonts w:ascii="Segoe UI" w:hAnsi="Segoe UI" w:cs="Segoe UI"/>
          <w:color w:val="215E99" w:themeColor="text2" w:themeTint="BF"/>
        </w:rPr>
        <w:t xml:space="preserve">. </w:t>
      </w:r>
      <w:r w:rsidRPr="00833803">
        <w:rPr>
          <w:rFonts w:ascii="Segoe UI" w:hAnsi="Segoe UI" w:cs="Segoe UI"/>
          <w:color w:val="000000"/>
        </w:rPr>
        <w:t>AIM-Hub is a recursive dynamic computable general equilibrium model that has been widely applied to assess climate mitigation, land-use change, agriculture, and food-system transitions</w:t>
      </w:r>
      <w:r w:rsidR="002F3085" w:rsidRPr="002F3085">
        <w:rPr>
          <w:rFonts w:ascii="Segoe UI" w:hAnsi="Segoe UI" w:cs="Segoe UI"/>
          <w:color w:val="215E99" w:themeColor="text2" w:themeTint="BF"/>
        </w:rPr>
        <w:t xml:space="preserve"> (Hasegawa et al., 2014, Hasegawa et al., 2015</w:t>
      </w:r>
      <w:r w:rsidR="00830EB4">
        <w:rPr>
          <w:rFonts w:ascii="Segoe UI" w:hAnsi="Segoe UI" w:cs="Segoe UI"/>
          <w:color w:val="215E99" w:themeColor="text2" w:themeTint="BF"/>
        </w:rPr>
        <w:t>a Hasegawa et al</w:t>
      </w:r>
      <w:r w:rsidR="004F1096">
        <w:rPr>
          <w:rFonts w:ascii="Segoe UI" w:hAnsi="Segoe UI" w:cs="Segoe UI"/>
          <w:color w:val="215E99" w:themeColor="text2" w:themeTint="BF"/>
        </w:rPr>
        <w:t>., 2015</w:t>
      </w:r>
      <w:r w:rsidR="00830EB4">
        <w:rPr>
          <w:rFonts w:ascii="Segoe UI" w:hAnsi="Segoe UI" w:cs="Segoe UI"/>
          <w:color w:val="215E99" w:themeColor="text2" w:themeTint="BF"/>
        </w:rPr>
        <w:t>b,</w:t>
      </w:r>
      <w:r w:rsidR="002F3085" w:rsidRPr="002F3085">
        <w:rPr>
          <w:rFonts w:ascii="Segoe UI" w:hAnsi="Segoe UI" w:cs="Segoe UI"/>
          <w:color w:val="215E99" w:themeColor="text2" w:themeTint="BF"/>
        </w:rPr>
        <w:t xml:space="preserve"> Hasegawa et al., 2016)</w:t>
      </w:r>
      <w:r w:rsidRPr="002F3085">
        <w:rPr>
          <w:rFonts w:ascii="Segoe UI" w:hAnsi="Segoe UI" w:cs="Segoe UI"/>
          <w:color w:val="215E99" w:themeColor="text2" w:themeTint="BF"/>
        </w:rPr>
        <w:t>.</w:t>
      </w:r>
    </w:p>
    <w:p w14:paraId="3C2097D2" w14:textId="439063A7" w:rsidR="00BC7D60" w:rsidRPr="00833803" w:rsidRDefault="00BC7D60" w:rsidP="00596AF1">
      <w:pPr>
        <w:pStyle w:val="NormalWeb"/>
        <w:jc w:val="both"/>
        <w:rPr>
          <w:rFonts w:ascii="Segoe UI" w:hAnsi="Segoe UI" w:cs="Segoe UI"/>
          <w:color w:val="000000"/>
        </w:rPr>
      </w:pPr>
      <w:r w:rsidRPr="00833803">
        <w:rPr>
          <w:rFonts w:ascii="Segoe UI" w:hAnsi="Segoe UI" w:cs="Segoe UI"/>
          <w:color w:val="000000"/>
        </w:rPr>
        <w:t>The model describes supply, demand, trade, and investment through behavioural functions that respond to commodity prices, production factors, technological change, population growth, gross domestic product (GDP), and consumer preferences. AIM-Hub contains 42 industrial sectors, including 10 agricultural sectors, and represents the global economy through 17 aggregated regions</w:t>
      </w:r>
      <w:r w:rsidR="00514968" w:rsidRPr="00833803">
        <w:rPr>
          <w:rFonts w:ascii="Segoe UI" w:hAnsi="Segoe UI" w:cs="Segoe UI"/>
          <w:color w:val="000000"/>
        </w:rPr>
        <w:t xml:space="preserve"> (Table S1). </w:t>
      </w:r>
    </w:p>
    <w:p w14:paraId="09D85503" w14:textId="1A31756D" w:rsidR="00C84E6C" w:rsidRPr="00833803" w:rsidRDefault="00BC7D60" w:rsidP="00FD39C4">
      <w:pPr>
        <w:pStyle w:val="NormalWeb"/>
        <w:jc w:val="both"/>
        <w:rPr>
          <w:rFonts w:ascii="Segoe UI" w:hAnsi="Segoe UI" w:cs="Segoe UI"/>
          <w:color w:val="000000"/>
        </w:rPr>
      </w:pPr>
      <w:r w:rsidRPr="00833803">
        <w:rPr>
          <w:rFonts w:ascii="Segoe UI" w:hAnsi="Segoe UI" w:cs="Segoe UI"/>
          <w:color w:val="000000"/>
        </w:rPr>
        <w:t>Production activities are represented using nested constant elasticity of substitution (CES) functions. Land is included as a production factor for agricultural and forestry sectors. Allocation of land among competing sectors is determined using a multinomial logit formulation based on land rent, allowing different substitution elasticities among land categories.</w:t>
      </w:r>
      <w:r w:rsidR="00C54897" w:rsidRPr="00833803">
        <w:rPr>
          <w:rFonts w:ascii="Segoe UI" w:hAnsi="Segoe UI" w:cs="Segoe UI"/>
          <w:color w:val="000000"/>
        </w:rPr>
        <w:t xml:space="preserve"> </w:t>
      </w:r>
    </w:p>
    <w:p w14:paraId="7C15C068" w14:textId="48D40BDF" w:rsidR="00BC7D60" w:rsidRPr="00833803" w:rsidRDefault="00BC7D60" w:rsidP="00596AF1">
      <w:pPr>
        <w:pStyle w:val="Heading2"/>
        <w:jc w:val="both"/>
        <w:rPr>
          <w:rFonts w:ascii="Segoe UI" w:hAnsi="Segoe UI" w:cs="Segoe UI"/>
          <w:b/>
          <w:bCs/>
          <w:color w:val="000000"/>
          <w:sz w:val="24"/>
          <w:szCs w:val="24"/>
        </w:rPr>
      </w:pPr>
      <w:r w:rsidRPr="00833803">
        <w:rPr>
          <w:rFonts w:ascii="Segoe UI" w:hAnsi="Segoe UI" w:cs="Segoe UI"/>
          <w:b/>
          <w:bCs/>
          <w:color w:val="000000"/>
          <w:sz w:val="24"/>
          <w:szCs w:val="24"/>
        </w:rPr>
        <w:t>S1.2 AIM-PLUM model</w:t>
      </w:r>
    </w:p>
    <w:p w14:paraId="698359F4" w14:textId="77777777" w:rsidR="00BC7D60" w:rsidRPr="00833803" w:rsidRDefault="00BC7D60" w:rsidP="00596AF1">
      <w:pPr>
        <w:pStyle w:val="NormalWeb"/>
        <w:jc w:val="both"/>
        <w:rPr>
          <w:rFonts w:ascii="Segoe UI" w:hAnsi="Segoe UI" w:cs="Segoe UI"/>
          <w:color w:val="000000"/>
        </w:rPr>
      </w:pPr>
      <w:r w:rsidRPr="00833803">
        <w:rPr>
          <w:rFonts w:ascii="Segoe UI" w:hAnsi="Segoe UI" w:cs="Segoe UI"/>
          <w:color w:val="000000"/>
        </w:rPr>
        <w:t>The Asia-Pacific Integrated Model–Platform for Land Use and Environmental Model (AIM-PLUM) is a spatially explicit land-use allocation model operating at a spatial resolution of 0.5° × 0.5°.</w:t>
      </w:r>
    </w:p>
    <w:p w14:paraId="6F1ECF5D" w14:textId="77777777" w:rsidR="00BC7D60" w:rsidRPr="00833803" w:rsidRDefault="00BC7D60" w:rsidP="00596AF1">
      <w:pPr>
        <w:pStyle w:val="NormalWeb"/>
        <w:jc w:val="both"/>
        <w:rPr>
          <w:rFonts w:ascii="Segoe UI" w:hAnsi="Segoe UI" w:cs="Segoe UI"/>
          <w:color w:val="000000"/>
        </w:rPr>
      </w:pPr>
      <w:r w:rsidRPr="00833803">
        <w:rPr>
          <w:rFonts w:ascii="Segoe UI" w:hAnsi="Segoe UI" w:cs="Segoe UI"/>
          <w:color w:val="000000"/>
        </w:rPr>
        <w:t>Regional land-use demands generated by AIM-Hub were downscaled to grid cells through AIM-PLUM. The model allocates land according to biophysical productivity, land conversion costs, irrigation conditions, and land suitability while maintaining consistency with regional land-use demands.</w:t>
      </w:r>
    </w:p>
    <w:p w14:paraId="0C0607F1" w14:textId="77777777" w:rsidR="00BC7D60" w:rsidRPr="00833803" w:rsidRDefault="00BC7D60" w:rsidP="00596AF1">
      <w:pPr>
        <w:pStyle w:val="NormalWeb"/>
        <w:jc w:val="both"/>
        <w:rPr>
          <w:rFonts w:ascii="Segoe UI" w:hAnsi="Segoe UI" w:cs="Segoe UI"/>
          <w:color w:val="000000"/>
        </w:rPr>
      </w:pPr>
      <w:r w:rsidRPr="00833803">
        <w:rPr>
          <w:rFonts w:ascii="Segoe UI" w:hAnsi="Segoe UI" w:cs="Segoe UI"/>
          <w:color w:val="000000"/>
        </w:rPr>
        <w:t>Cropland allocation is based on profit maximization under constraints imposed by land productivity, irrigation availability, and conversion costs. Due to limited information regarding future livestock profitability, pasture distribution is adjusted around the baseline distribution to satisfy future pasture demand while minimizing land development costs.</w:t>
      </w:r>
    </w:p>
    <w:p w14:paraId="58F27BFD" w14:textId="62889AE6" w:rsidR="00BC7D60" w:rsidRPr="00833803" w:rsidRDefault="00BC7D60" w:rsidP="00596AF1">
      <w:pPr>
        <w:pStyle w:val="NormalWeb"/>
        <w:jc w:val="both"/>
        <w:rPr>
          <w:rFonts w:ascii="Segoe UI" w:hAnsi="Segoe UI" w:cs="Segoe UI"/>
          <w:color w:val="000000"/>
        </w:rPr>
      </w:pPr>
      <w:r w:rsidRPr="00833803">
        <w:rPr>
          <w:rFonts w:ascii="Segoe UI" w:hAnsi="Segoe UI" w:cs="Segoe UI"/>
          <w:color w:val="000000"/>
        </w:rPr>
        <w:lastRenderedPageBreak/>
        <w:t>Forest and other natural vegetation are allocated according to carbon stock density. A threshold carbon stock density is used to distinguish forest from grassland and ensure consistency with observed forest statistics. Land-use allocation is conducted in 10-year time steps.</w:t>
      </w:r>
      <w:r w:rsidR="009C3D2C" w:rsidRPr="00833803">
        <w:rPr>
          <w:rFonts w:ascii="Segoe UI" w:hAnsi="Segoe UI" w:cs="Segoe UI"/>
          <w:color w:val="000000"/>
        </w:rPr>
        <w:t xml:space="preserve"> </w:t>
      </w:r>
      <w:r w:rsidRPr="00833803">
        <w:rPr>
          <w:rFonts w:ascii="Segoe UI" w:hAnsi="Segoe UI" w:cs="Segoe UI"/>
          <w:color w:val="000000"/>
        </w:rPr>
        <w:t xml:space="preserve">Additional details regarding AIM-PLUM are provided in </w:t>
      </w:r>
      <w:r w:rsidRPr="004F38C8">
        <w:rPr>
          <w:rFonts w:ascii="Segoe UI" w:hAnsi="Segoe UI" w:cs="Segoe UI"/>
          <w:color w:val="215E99" w:themeColor="text2" w:themeTint="BF"/>
        </w:rPr>
        <w:t>Hasegawa et al. (2017).</w:t>
      </w:r>
    </w:p>
    <w:p w14:paraId="662826F2" w14:textId="77777777" w:rsidR="00FD39C4" w:rsidRPr="00833803" w:rsidRDefault="00FD39C4" w:rsidP="00FD39C4">
      <w:pPr>
        <w:spacing w:line="278" w:lineRule="auto"/>
        <w:jc w:val="both"/>
        <w:rPr>
          <w:rFonts w:ascii="Segoe UI" w:hAnsi="Segoe UI" w:cs="Segoe UI"/>
          <w:color w:val="000000"/>
        </w:rPr>
      </w:pPr>
    </w:p>
    <w:p w14:paraId="60E73B01" w14:textId="77777777" w:rsidR="00FD39C4" w:rsidRPr="00833803" w:rsidRDefault="00FD39C4">
      <w:pPr>
        <w:spacing w:line="278" w:lineRule="auto"/>
        <w:rPr>
          <w:rFonts w:ascii="Segoe UI" w:hAnsi="Segoe UI" w:cs="Segoe UI"/>
          <w:b/>
          <w:bCs/>
        </w:rPr>
      </w:pPr>
      <w:r w:rsidRPr="00833803">
        <w:rPr>
          <w:rFonts w:ascii="Segoe UI" w:hAnsi="Segoe UI" w:cs="Segoe UI"/>
          <w:b/>
          <w:bCs/>
        </w:rPr>
        <w:br w:type="page"/>
      </w:r>
    </w:p>
    <w:p w14:paraId="2D6AF51F" w14:textId="2137AC8C" w:rsidR="00FD39C4" w:rsidRPr="00833803" w:rsidRDefault="00FD39C4" w:rsidP="00FD39C4">
      <w:pPr>
        <w:jc w:val="both"/>
        <w:rPr>
          <w:rFonts w:ascii="Segoe UI" w:hAnsi="Segoe UI" w:cs="Segoe UI"/>
          <w:b/>
          <w:bCs/>
          <w:i/>
          <w:iCs/>
        </w:rPr>
      </w:pPr>
      <w:r w:rsidRPr="00833803">
        <w:rPr>
          <w:rFonts w:ascii="Segoe UI" w:hAnsi="Segoe UI" w:cs="Segoe UI"/>
          <w:b/>
          <w:bCs/>
          <w:i/>
          <w:iCs/>
        </w:rPr>
        <w:lastRenderedPageBreak/>
        <w:t>Table S1. Region’s category in AIM model</w:t>
      </w:r>
    </w:p>
    <w:p w14:paraId="7B4A6C9E" w14:textId="77777777" w:rsidR="00FD39C4" w:rsidRPr="00833803" w:rsidRDefault="00FD39C4" w:rsidP="00FD39C4">
      <w:pPr>
        <w:spacing w:after="120"/>
        <w:jc w:val="both"/>
        <w:rPr>
          <w:rFonts w:ascii="Segoe UI" w:hAnsi="Segoe UI" w:cs="Segoe UI"/>
        </w:rPr>
      </w:pPr>
      <w:r w:rsidRPr="00833803">
        <w:rPr>
          <w:rFonts w:ascii="Segoe UI" w:hAnsi="Segoe UI" w:cs="Segoe UI"/>
        </w:rPr>
        <w:t xml:space="preserve">This table describes the regions in Asian-Pacific Integrated Model (AIM) and classification based on regions. </w:t>
      </w:r>
    </w:p>
    <w:tbl>
      <w:tblPr>
        <w:tblStyle w:val="TableGrid"/>
        <w:tblW w:w="948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1"/>
        <w:gridCol w:w="3164"/>
        <w:gridCol w:w="2715"/>
        <w:gridCol w:w="261"/>
        <w:gridCol w:w="1488"/>
      </w:tblGrid>
      <w:tr w:rsidR="00FD39C4" w:rsidRPr="00833803" w14:paraId="05E9D2D5" w14:textId="77777777" w:rsidTr="00E35F6C">
        <w:trPr>
          <w:trHeight w:val="638"/>
        </w:trPr>
        <w:tc>
          <w:tcPr>
            <w:tcW w:w="1861" w:type="dxa"/>
            <w:tcBorders>
              <w:top w:val="single" w:sz="4" w:space="0" w:color="auto"/>
              <w:left w:val="nil"/>
              <w:bottom w:val="single" w:sz="4" w:space="0" w:color="auto"/>
              <w:right w:val="nil"/>
            </w:tcBorders>
            <w:hideMark/>
          </w:tcPr>
          <w:p w14:paraId="7135D8BD"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AIM Code</w:t>
            </w:r>
          </w:p>
        </w:tc>
        <w:tc>
          <w:tcPr>
            <w:tcW w:w="3164" w:type="dxa"/>
            <w:tcBorders>
              <w:top w:val="single" w:sz="4" w:space="0" w:color="auto"/>
              <w:left w:val="nil"/>
              <w:bottom w:val="single" w:sz="4" w:space="0" w:color="auto"/>
              <w:right w:val="nil"/>
            </w:tcBorders>
            <w:hideMark/>
          </w:tcPr>
          <w:p w14:paraId="39C8C7B7"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 xml:space="preserve">Explanation </w:t>
            </w:r>
          </w:p>
        </w:tc>
        <w:tc>
          <w:tcPr>
            <w:tcW w:w="2715" w:type="dxa"/>
            <w:tcBorders>
              <w:top w:val="single" w:sz="4" w:space="0" w:color="auto"/>
              <w:left w:val="nil"/>
              <w:bottom w:val="single" w:sz="4" w:space="0" w:color="auto"/>
              <w:right w:val="nil"/>
            </w:tcBorders>
          </w:tcPr>
          <w:p w14:paraId="66A29776"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Region Group</w:t>
            </w:r>
          </w:p>
        </w:tc>
        <w:tc>
          <w:tcPr>
            <w:tcW w:w="261" w:type="dxa"/>
            <w:tcBorders>
              <w:top w:val="single" w:sz="4" w:space="0" w:color="auto"/>
              <w:left w:val="nil"/>
              <w:bottom w:val="single" w:sz="4" w:space="0" w:color="auto"/>
              <w:right w:val="nil"/>
            </w:tcBorders>
          </w:tcPr>
          <w:p w14:paraId="06997DDC" w14:textId="77777777" w:rsidR="00FD39C4" w:rsidRPr="00833803" w:rsidRDefault="00FD39C4" w:rsidP="00E35F6C">
            <w:pPr>
              <w:jc w:val="both"/>
              <w:rPr>
                <w:rFonts w:ascii="Segoe UI" w:hAnsi="Segoe UI" w:cs="Segoe UI"/>
                <w:sz w:val="24"/>
                <w:szCs w:val="24"/>
              </w:rPr>
            </w:pPr>
          </w:p>
        </w:tc>
        <w:tc>
          <w:tcPr>
            <w:tcW w:w="1488" w:type="dxa"/>
            <w:tcBorders>
              <w:top w:val="single" w:sz="4" w:space="0" w:color="auto"/>
              <w:left w:val="nil"/>
              <w:bottom w:val="single" w:sz="4" w:space="0" w:color="auto"/>
              <w:right w:val="nil"/>
            </w:tcBorders>
          </w:tcPr>
          <w:p w14:paraId="497E1B4A" w14:textId="77777777" w:rsidR="00FD39C4" w:rsidRPr="00833803" w:rsidRDefault="00FD39C4" w:rsidP="00E35F6C">
            <w:pPr>
              <w:jc w:val="both"/>
              <w:rPr>
                <w:rFonts w:ascii="Segoe UI" w:hAnsi="Segoe UI" w:cs="Segoe UI"/>
                <w:sz w:val="24"/>
                <w:szCs w:val="24"/>
              </w:rPr>
            </w:pPr>
          </w:p>
        </w:tc>
      </w:tr>
      <w:tr w:rsidR="00FD39C4" w:rsidRPr="00833803" w14:paraId="4C3578B3" w14:textId="77777777" w:rsidTr="00E35F6C">
        <w:trPr>
          <w:trHeight w:val="638"/>
        </w:trPr>
        <w:tc>
          <w:tcPr>
            <w:tcW w:w="1861" w:type="dxa"/>
            <w:tcBorders>
              <w:top w:val="single" w:sz="4" w:space="0" w:color="auto"/>
              <w:left w:val="nil"/>
              <w:bottom w:val="nil"/>
              <w:right w:val="nil"/>
            </w:tcBorders>
            <w:hideMark/>
          </w:tcPr>
          <w:p w14:paraId="7649ECE6"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JPN</w:t>
            </w:r>
          </w:p>
        </w:tc>
        <w:tc>
          <w:tcPr>
            <w:tcW w:w="3164" w:type="dxa"/>
            <w:tcBorders>
              <w:top w:val="single" w:sz="4" w:space="0" w:color="auto"/>
              <w:left w:val="nil"/>
              <w:bottom w:val="nil"/>
              <w:right w:val="nil"/>
            </w:tcBorders>
            <w:hideMark/>
          </w:tcPr>
          <w:p w14:paraId="0D122440"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Japan</w:t>
            </w:r>
          </w:p>
        </w:tc>
        <w:tc>
          <w:tcPr>
            <w:tcW w:w="2715" w:type="dxa"/>
            <w:tcBorders>
              <w:top w:val="single" w:sz="4" w:space="0" w:color="auto"/>
              <w:left w:val="nil"/>
              <w:bottom w:val="nil"/>
              <w:right w:val="nil"/>
            </w:tcBorders>
          </w:tcPr>
          <w:p w14:paraId="0C0565EC"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OECD and EU</w:t>
            </w:r>
          </w:p>
        </w:tc>
        <w:tc>
          <w:tcPr>
            <w:tcW w:w="261" w:type="dxa"/>
            <w:tcBorders>
              <w:top w:val="single" w:sz="4" w:space="0" w:color="auto"/>
              <w:left w:val="nil"/>
              <w:bottom w:val="nil"/>
              <w:right w:val="nil"/>
            </w:tcBorders>
          </w:tcPr>
          <w:p w14:paraId="4623CAD4" w14:textId="77777777" w:rsidR="00FD39C4" w:rsidRPr="00833803" w:rsidRDefault="00FD39C4" w:rsidP="00E35F6C">
            <w:pPr>
              <w:jc w:val="both"/>
              <w:rPr>
                <w:rFonts w:ascii="Segoe UI" w:hAnsi="Segoe UI" w:cs="Segoe UI"/>
                <w:sz w:val="24"/>
                <w:szCs w:val="24"/>
              </w:rPr>
            </w:pPr>
          </w:p>
        </w:tc>
        <w:tc>
          <w:tcPr>
            <w:tcW w:w="1488" w:type="dxa"/>
            <w:tcBorders>
              <w:top w:val="single" w:sz="4" w:space="0" w:color="auto"/>
              <w:left w:val="nil"/>
              <w:bottom w:val="nil"/>
              <w:right w:val="nil"/>
            </w:tcBorders>
          </w:tcPr>
          <w:p w14:paraId="6628F46A" w14:textId="77777777" w:rsidR="00FD39C4" w:rsidRPr="00833803" w:rsidRDefault="00FD39C4" w:rsidP="00E35F6C">
            <w:pPr>
              <w:jc w:val="both"/>
              <w:rPr>
                <w:rFonts w:ascii="Segoe UI" w:hAnsi="Segoe UI" w:cs="Segoe UI"/>
                <w:sz w:val="24"/>
                <w:szCs w:val="24"/>
              </w:rPr>
            </w:pPr>
          </w:p>
        </w:tc>
      </w:tr>
      <w:tr w:rsidR="00FD39C4" w:rsidRPr="00833803" w14:paraId="36E6B323" w14:textId="77777777" w:rsidTr="00E35F6C">
        <w:trPr>
          <w:trHeight w:val="324"/>
        </w:trPr>
        <w:tc>
          <w:tcPr>
            <w:tcW w:w="1861" w:type="dxa"/>
            <w:tcBorders>
              <w:top w:val="nil"/>
              <w:left w:val="nil"/>
              <w:bottom w:val="nil"/>
              <w:right w:val="nil"/>
            </w:tcBorders>
            <w:hideMark/>
          </w:tcPr>
          <w:p w14:paraId="3A643DF9"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CHN</w:t>
            </w:r>
          </w:p>
        </w:tc>
        <w:tc>
          <w:tcPr>
            <w:tcW w:w="3164" w:type="dxa"/>
            <w:tcBorders>
              <w:top w:val="nil"/>
              <w:left w:val="nil"/>
              <w:bottom w:val="nil"/>
              <w:right w:val="nil"/>
            </w:tcBorders>
            <w:hideMark/>
          </w:tcPr>
          <w:p w14:paraId="32AA5638"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China</w:t>
            </w:r>
          </w:p>
        </w:tc>
        <w:tc>
          <w:tcPr>
            <w:tcW w:w="2715" w:type="dxa"/>
            <w:tcBorders>
              <w:top w:val="nil"/>
              <w:left w:val="nil"/>
              <w:bottom w:val="nil"/>
              <w:right w:val="nil"/>
            </w:tcBorders>
          </w:tcPr>
          <w:p w14:paraId="4BBA773D"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ASIA</w:t>
            </w:r>
          </w:p>
        </w:tc>
        <w:tc>
          <w:tcPr>
            <w:tcW w:w="261" w:type="dxa"/>
            <w:tcBorders>
              <w:top w:val="nil"/>
              <w:left w:val="nil"/>
              <w:bottom w:val="nil"/>
              <w:right w:val="nil"/>
            </w:tcBorders>
          </w:tcPr>
          <w:p w14:paraId="4B7D3148" w14:textId="77777777" w:rsidR="00FD39C4" w:rsidRPr="00833803" w:rsidRDefault="00FD39C4" w:rsidP="00E35F6C">
            <w:pPr>
              <w:jc w:val="both"/>
              <w:rPr>
                <w:rFonts w:ascii="Segoe UI" w:hAnsi="Segoe UI" w:cs="Segoe UI"/>
                <w:sz w:val="24"/>
                <w:szCs w:val="24"/>
              </w:rPr>
            </w:pPr>
          </w:p>
        </w:tc>
        <w:tc>
          <w:tcPr>
            <w:tcW w:w="1488" w:type="dxa"/>
            <w:tcBorders>
              <w:top w:val="nil"/>
              <w:left w:val="nil"/>
              <w:bottom w:val="nil"/>
              <w:right w:val="nil"/>
            </w:tcBorders>
          </w:tcPr>
          <w:p w14:paraId="1CD873FF" w14:textId="77777777" w:rsidR="00FD39C4" w:rsidRPr="00833803" w:rsidRDefault="00FD39C4" w:rsidP="00E35F6C">
            <w:pPr>
              <w:jc w:val="both"/>
              <w:rPr>
                <w:rFonts w:ascii="Segoe UI" w:hAnsi="Segoe UI" w:cs="Segoe UI"/>
                <w:sz w:val="24"/>
                <w:szCs w:val="24"/>
              </w:rPr>
            </w:pPr>
          </w:p>
        </w:tc>
      </w:tr>
      <w:tr w:rsidR="00FD39C4" w:rsidRPr="00833803" w14:paraId="13832840" w14:textId="77777777" w:rsidTr="00E35F6C">
        <w:trPr>
          <w:trHeight w:val="313"/>
        </w:trPr>
        <w:tc>
          <w:tcPr>
            <w:tcW w:w="1861" w:type="dxa"/>
            <w:tcBorders>
              <w:top w:val="nil"/>
              <w:left w:val="nil"/>
              <w:bottom w:val="nil"/>
              <w:right w:val="nil"/>
            </w:tcBorders>
            <w:hideMark/>
          </w:tcPr>
          <w:p w14:paraId="4B7313B7"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IND</w:t>
            </w:r>
          </w:p>
        </w:tc>
        <w:tc>
          <w:tcPr>
            <w:tcW w:w="3164" w:type="dxa"/>
            <w:tcBorders>
              <w:top w:val="nil"/>
              <w:left w:val="nil"/>
              <w:bottom w:val="nil"/>
              <w:right w:val="nil"/>
            </w:tcBorders>
            <w:hideMark/>
          </w:tcPr>
          <w:p w14:paraId="18C830B2"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India</w:t>
            </w:r>
          </w:p>
        </w:tc>
        <w:tc>
          <w:tcPr>
            <w:tcW w:w="2715" w:type="dxa"/>
            <w:tcBorders>
              <w:top w:val="nil"/>
              <w:left w:val="nil"/>
              <w:bottom w:val="nil"/>
              <w:right w:val="nil"/>
            </w:tcBorders>
          </w:tcPr>
          <w:p w14:paraId="5300CEA4"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ASIA</w:t>
            </w:r>
          </w:p>
        </w:tc>
        <w:tc>
          <w:tcPr>
            <w:tcW w:w="261" w:type="dxa"/>
            <w:tcBorders>
              <w:top w:val="nil"/>
              <w:left w:val="nil"/>
              <w:bottom w:val="nil"/>
              <w:right w:val="nil"/>
            </w:tcBorders>
          </w:tcPr>
          <w:p w14:paraId="61044956" w14:textId="77777777" w:rsidR="00FD39C4" w:rsidRPr="00833803" w:rsidRDefault="00FD39C4" w:rsidP="00E35F6C">
            <w:pPr>
              <w:jc w:val="both"/>
              <w:rPr>
                <w:rFonts w:ascii="Segoe UI" w:hAnsi="Segoe UI" w:cs="Segoe UI"/>
                <w:sz w:val="24"/>
                <w:szCs w:val="24"/>
              </w:rPr>
            </w:pPr>
          </w:p>
        </w:tc>
        <w:tc>
          <w:tcPr>
            <w:tcW w:w="1488" w:type="dxa"/>
            <w:tcBorders>
              <w:top w:val="nil"/>
              <w:left w:val="nil"/>
              <w:bottom w:val="nil"/>
              <w:right w:val="nil"/>
            </w:tcBorders>
          </w:tcPr>
          <w:p w14:paraId="7C7E4753" w14:textId="77777777" w:rsidR="00FD39C4" w:rsidRPr="00833803" w:rsidRDefault="00FD39C4" w:rsidP="00E35F6C">
            <w:pPr>
              <w:jc w:val="both"/>
              <w:rPr>
                <w:rFonts w:ascii="Segoe UI" w:hAnsi="Segoe UI" w:cs="Segoe UI"/>
                <w:sz w:val="24"/>
                <w:szCs w:val="24"/>
              </w:rPr>
            </w:pPr>
          </w:p>
        </w:tc>
      </w:tr>
      <w:tr w:rsidR="00FD39C4" w:rsidRPr="00833803" w14:paraId="74795CBE" w14:textId="77777777" w:rsidTr="00E35F6C">
        <w:trPr>
          <w:trHeight w:val="324"/>
        </w:trPr>
        <w:tc>
          <w:tcPr>
            <w:tcW w:w="1861" w:type="dxa"/>
            <w:tcBorders>
              <w:top w:val="nil"/>
              <w:left w:val="nil"/>
              <w:bottom w:val="nil"/>
              <w:right w:val="nil"/>
            </w:tcBorders>
            <w:hideMark/>
          </w:tcPr>
          <w:p w14:paraId="29ABE4B6"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XSE</w:t>
            </w:r>
          </w:p>
        </w:tc>
        <w:tc>
          <w:tcPr>
            <w:tcW w:w="3164" w:type="dxa"/>
            <w:tcBorders>
              <w:top w:val="nil"/>
              <w:left w:val="nil"/>
              <w:bottom w:val="nil"/>
              <w:right w:val="nil"/>
            </w:tcBorders>
            <w:hideMark/>
          </w:tcPr>
          <w:p w14:paraId="4271DC34"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Southeast Asia</w:t>
            </w:r>
          </w:p>
        </w:tc>
        <w:tc>
          <w:tcPr>
            <w:tcW w:w="2715" w:type="dxa"/>
            <w:tcBorders>
              <w:top w:val="nil"/>
              <w:left w:val="nil"/>
              <w:bottom w:val="nil"/>
              <w:right w:val="nil"/>
            </w:tcBorders>
          </w:tcPr>
          <w:p w14:paraId="251998AD"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ASIA</w:t>
            </w:r>
          </w:p>
        </w:tc>
        <w:tc>
          <w:tcPr>
            <w:tcW w:w="261" w:type="dxa"/>
            <w:tcBorders>
              <w:top w:val="nil"/>
              <w:left w:val="nil"/>
              <w:bottom w:val="nil"/>
              <w:right w:val="nil"/>
            </w:tcBorders>
          </w:tcPr>
          <w:p w14:paraId="6202D9E5" w14:textId="77777777" w:rsidR="00FD39C4" w:rsidRPr="00833803" w:rsidRDefault="00FD39C4" w:rsidP="00E35F6C">
            <w:pPr>
              <w:jc w:val="both"/>
              <w:rPr>
                <w:rFonts w:ascii="Segoe UI" w:hAnsi="Segoe UI" w:cs="Segoe UI"/>
                <w:sz w:val="24"/>
                <w:szCs w:val="24"/>
              </w:rPr>
            </w:pPr>
          </w:p>
        </w:tc>
        <w:tc>
          <w:tcPr>
            <w:tcW w:w="1488" w:type="dxa"/>
            <w:tcBorders>
              <w:top w:val="nil"/>
              <w:left w:val="nil"/>
              <w:bottom w:val="nil"/>
              <w:right w:val="nil"/>
            </w:tcBorders>
          </w:tcPr>
          <w:p w14:paraId="226E171C" w14:textId="77777777" w:rsidR="00FD39C4" w:rsidRPr="00833803" w:rsidRDefault="00FD39C4" w:rsidP="00E35F6C">
            <w:pPr>
              <w:jc w:val="both"/>
              <w:rPr>
                <w:rFonts w:ascii="Segoe UI" w:hAnsi="Segoe UI" w:cs="Segoe UI"/>
                <w:sz w:val="24"/>
                <w:szCs w:val="24"/>
              </w:rPr>
            </w:pPr>
          </w:p>
        </w:tc>
      </w:tr>
      <w:tr w:rsidR="00FD39C4" w:rsidRPr="00833803" w14:paraId="43C1D9F3" w14:textId="77777777" w:rsidTr="00E35F6C">
        <w:trPr>
          <w:trHeight w:val="313"/>
        </w:trPr>
        <w:tc>
          <w:tcPr>
            <w:tcW w:w="1861" w:type="dxa"/>
            <w:tcBorders>
              <w:top w:val="nil"/>
              <w:left w:val="nil"/>
              <w:bottom w:val="nil"/>
              <w:right w:val="nil"/>
            </w:tcBorders>
            <w:hideMark/>
          </w:tcPr>
          <w:p w14:paraId="6EE7E17A"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XSA</w:t>
            </w:r>
          </w:p>
        </w:tc>
        <w:tc>
          <w:tcPr>
            <w:tcW w:w="3164" w:type="dxa"/>
            <w:tcBorders>
              <w:top w:val="nil"/>
              <w:left w:val="nil"/>
              <w:bottom w:val="nil"/>
              <w:right w:val="nil"/>
            </w:tcBorders>
            <w:hideMark/>
          </w:tcPr>
          <w:p w14:paraId="50C1FA48"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Rest of Asia</w:t>
            </w:r>
          </w:p>
        </w:tc>
        <w:tc>
          <w:tcPr>
            <w:tcW w:w="2715" w:type="dxa"/>
            <w:tcBorders>
              <w:top w:val="nil"/>
              <w:left w:val="nil"/>
              <w:bottom w:val="nil"/>
              <w:right w:val="nil"/>
            </w:tcBorders>
          </w:tcPr>
          <w:p w14:paraId="3CAB8AD3"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ASIA</w:t>
            </w:r>
          </w:p>
        </w:tc>
        <w:tc>
          <w:tcPr>
            <w:tcW w:w="261" w:type="dxa"/>
            <w:tcBorders>
              <w:top w:val="nil"/>
              <w:left w:val="nil"/>
              <w:bottom w:val="nil"/>
              <w:right w:val="nil"/>
            </w:tcBorders>
          </w:tcPr>
          <w:p w14:paraId="1BF9A55C" w14:textId="77777777" w:rsidR="00FD39C4" w:rsidRPr="00833803" w:rsidRDefault="00FD39C4" w:rsidP="00E35F6C">
            <w:pPr>
              <w:jc w:val="both"/>
              <w:rPr>
                <w:rFonts w:ascii="Segoe UI" w:hAnsi="Segoe UI" w:cs="Segoe UI"/>
                <w:sz w:val="24"/>
                <w:szCs w:val="24"/>
              </w:rPr>
            </w:pPr>
          </w:p>
        </w:tc>
        <w:tc>
          <w:tcPr>
            <w:tcW w:w="1488" w:type="dxa"/>
            <w:tcBorders>
              <w:top w:val="nil"/>
              <w:left w:val="nil"/>
              <w:bottom w:val="nil"/>
              <w:right w:val="nil"/>
            </w:tcBorders>
          </w:tcPr>
          <w:p w14:paraId="534972B1" w14:textId="77777777" w:rsidR="00FD39C4" w:rsidRPr="00833803" w:rsidRDefault="00FD39C4" w:rsidP="00E35F6C">
            <w:pPr>
              <w:jc w:val="both"/>
              <w:rPr>
                <w:rFonts w:ascii="Segoe UI" w:hAnsi="Segoe UI" w:cs="Segoe UI"/>
                <w:sz w:val="24"/>
                <w:szCs w:val="24"/>
              </w:rPr>
            </w:pPr>
          </w:p>
        </w:tc>
      </w:tr>
      <w:tr w:rsidR="00FD39C4" w:rsidRPr="00833803" w14:paraId="64CB665A" w14:textId="77777777" w:rsidTr="00E35F6C">
        <w:trPr>
          <w:trHeight w:val="324"/>
        </w:trPr>
        <w:tc>
          <w:tcPr>
            <w:tcW w:w="1861" w:type="dxa"/>
            <w:tcBorders>
              <w:top w:val="nil"/>
              <w:left w:val="nil"/>
              <w:bottom w:val="nil"/>
              <w:right w:val="nil"/>
            </w:tcBorders>
            <w:hideMark/>
          </w:tcPr>
          <w:p w14:paraId="7ED31D75"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XOC</w:t>
            </w:r>
          </w:p>
        </w:tc>
        <w:tc>
          <w:tcPr>
            <w:tcW w:w="3164" w:type="dxa"/>
            <w:tcBorders>
              <w:top w:val="nil"/>
              <w:left w:val="nil"/>
              <w:bottom w:val="nil"/>
              <w:right w:val="nil"/>
            </w:tcBorders>
            <w:hideMark/>
          </w:tcPr>
          <w:p w14:paraId="041E1E13"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Oceania</w:t>
            </w:r>
          </w:p>
        </w:tc>
        <w:tc>
          <w:tcPr>
            <w:tcW w:w="2715" w:type="dxa"/>
            <w:tcBorders>
              <w:top w:val="nil"/>
              <w:left w:val="nil"/>
              <w:bottom w:val="nil"/>
              <w:right w:val="nil"/>
            </w:tcBorders>
          </w:tcPr>
          <w:p w14:paraId="12746917"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OECD</w:t>
            </w:r>
          </w:p>
        </w:tc>
        <w:tc>
          <w:tcPr>
            <w:tcW w:w="261" w:type="dxa"/>
            <w:tcBorders>
              <w:top w:val="nil"/>
              <w:left w:val="nil"/>
              <w:bottom w:val="nil"/>
              <w:right w:val="nil"/>
            </w:tcBorders>
          </w:tcPr>
          <w:p w14:paraId="16F054F3" w14:textId="77777777" w:rsidR="00FD39C4" w:rsidRPr="00833803" w:rsidRDefault="00FD39C4" w:rsidP="00E35F6C">
            <w:pPr>
              <w:jc w:val="both"/>
              <w:rPr>
                <w:rFonts w:ascii="Segoe UI" w:hAnsi="Segoe UI" w:cs="Segoe UI"/>
                <w:sz w:val="24"/>
                <w:szCs w:val="24"/>
              </w:rPr>
            </w:pPr>
          </w:p>
        </w:tc>
        <w:tc>
          <w:tcPr>
            <w:tcW w:w="1488" w:type="dxa"/>
            <w:tcBorders>
              <w:top w:val="nil"/>
              <w:left w:val="nil"/>
              <w:bottom w:val="nil"/>
              <w:right w:val="nil"/>
            </w:tcBorders>
          </w:tcPr>
          <w:p w14:paraId="1CF7AD98" w14:textId="77777777" w:rsidR="00FD39C4" w:rsidRPr="00833803" w:rsidRDefault="00FD39C4" w:rsidP="00E35F6C">
            <w:pPr>
              <w:jc w:val="both"/>
              <w:rPr>
                <w:rFonts w:ascii="Segoe UI" w:hAnsi="Segoe UI" w:cs="Segoe UI"/>
                <w:sz w:val="24"/>
                <w:szCs w:val="24"/>
              </w:rPr>
            </w:pPr>
          </w:p>
        </w:tc>
      </w:tr>
      <w:tr w:rsidR="00FD39C4" w:rsidRPr="00833803" w14:paraId="4257BB17" w14:textId="77777777" w:rsidTr="00E35F6C">
        <w:trPr>
          <w:trHeight w:val="313"/>
        </w:trPr>
        <w:tc>
          <w:tcPr>
            <w:tcW w:w="1861" w:type="dxa"/>
            <w:tcBorders>
              <w:top w:val="nil"/>
              <w:left w:val="nil"/>
              <w:bottom w:val="nil"/>
              <w:right w:val="nil"/>
            </w:tcBorders>
            <w:hideMark/>
          </w:tcPr>
          <w:p w14:paraId="6A226522"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XE25</w:t>
            </w:r>
          </w:p>
        </w:tc>
        <w:tc>
          <w:tcPr>
            <w:tcW w:w="3164" w:type="dxa"/>
            <w:tcBorders>
              <w:top w:val="nil"/>
              <w:left w:val="nil"/>
              <w:bottom w:val="nil"/>
              <w:right w:val="nil"/>
            </w:tcBorders>
            <w:hideMark/>
          </w:tcPr>
          <w:p w14:paraId="448EAC68"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EU25</w:t>
            </w:r>
          </w:p>
        </w:tc>
        <w:tc>
          <w:tcPr>
            <w:tcW w:w="2715" w:type="dxa"/>
            <w:tcBorders>
              <w:top w:val="nil"/>
              <w:left w:val="nil"/>
              <w:bottom w:val="nil"/>
              <w:right w:val="nil"/>
            </w:tcBorders>
          </w:tcPr>
          <w:p w14:paraId="3078F091"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OECD</w:t>
            </w:r>
          </w:p>
        </w:tc>
        <w:tc>
          <w:tcPr>
            <w:tcW w:w="261" w:type="dxa"/>
            <w:tcBorders>
              <w:top w:val="nil"/>
              <w:left w:val="nil"/>
              <w:bottom w:val="nil"/>
              <w:right w:val="nil"/>
            </w:tcBorders>
          </w:tcPr>
          <w:p w14:paraId="2AB1BBE6" w14:textId="77777777" w:rsidR="00FD39C4" w:rsidRPr="00833803" w:rsidRDefault="00FD39C4" w:rsidP="00E35F6C">
            <w:pPr>
              <w:jc w:val="both"/>
              <w:rPr>
                <w:rFonts w:ascii="Segoe UI" w:hAnsi="Segoe UI" w:cs="Segoe UI"/>
                <w:sz w:val="24"/>
                <w:szCs w:val="24"/>
              </w:rPr>
            </w:pPr>
          </w:p>
        </w:tc>
        <w:tc>
          <w:tcPr>
            <w:tcW w:w="1488" w:type="dxa"/>
            <w:tcBorders>
              <w:top w:val="nil"/>
              <w:left w:val="nil"/>
              <w:bottom w:val="nil"/>
              <w:right w:val="nil"/>
            </w:tcBorders>
          </w:tcPr>
          <w:p w14:paraId="7F823C7E" w14:textId="77777777" w:rsidR="00FD39C4" w:rsidRPr="00833803" w:rsidRDefault="00FD39C4" w:rsidP="00E35F6C">
            <w:pPr>
              <w:jc w:val="both"/>
              <w:rPr>
                <w:rFonts w:ascii="Segoe UI" w:hAnsi="Segoe UI" w:cs="Segoe UI"/>
                <w:sz w:val="24"/>
                <w:szCs w:val="24"/>
              </w:rPr>
            </w:pPr>
          </w:p>
        </w:tc>
      </w:tr>
      <w:tr w:rsidR="00FD39C4" w:rsidRPr="00833803" w14:paraId="21CF8E54" w14:textId="77777777" w:rsidTr="00E35F6C">
        <w:trPr>
          <w:trHeight w:val="324"/>
        </w:trPr>
        <w:tc>
          <w:tcPr>
            <w:tcW w:w="1861" w:type="dxa"/>
            <w:tcBorders>
              <w:top w:val="nil"/>
              <w:left w:val="nil"/>
              <w:bottom w:val="nil"/>
              <w:right w:val="nil"/>
            </w:tcBorders>
            <w:hideMark/>
          </w:tcPr>
          <w:p w14:paraId="3AB12ADC"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XER</w:t>
            </w:r>
          </w:p>
        </w:tc>
        <w:tc>
          <w:tcPr>
            <w:tcW w:w="3164" w:type="dxa"/>
            <w:tcBorders>
              <w:top w:val="nil"/>
              <w:left w:val="nil"/>
              <w:bottom w:val="nil"/>
              <w:right w:val="nil"/>
            </w:tcBorders>
            <w:hideMark/>
          </w:tcPr>
          <w:p w14:paraId="39C61B08"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Rest of Europe</w:t>
            </w:r>
          </w:p>
        </w:tc>
        <w:tc>
          <w:tcPr>
            <w:tcW w:w="2715" w:type="dxa"/>
            <w:tcBorders>
              <w:top w:val="nil"/>
              <w:left w:val="nil"/>
              <w:bottom w:val="nil"/>
              <w:right w:val="nil"/>
            </w:tcBorders>
          </w:tcPr>
          <w:p w14:paraId="0007C4F9"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Reforming Economy</w:t>
            </w:r>
          </w:p>
        </w:tc>
        <w:tc>
          <w:tcPr>
            <w:tcW w:w="261" w:type="dxa"/>
            <w:tcBorders>
              <w:top w:val="nil"/>
              <w:left w:val="nil"/>
              <w:bottom w:val="nil"/>
              <w:right w:val="nil"/>
            </w:tcBorders>
          </w:tcPr>
          <w:p w14:paraId="451C2760" w14:textId="77777777" w:rsidR="00FD39C4" w:rsidRPr="00833803" w:rsidRDefault="00FD39C4" w:rsidP="00E35F6C">
            <w:pPr>
              <w:jc w:val="both"/>
              <w:rPr>
                <w:rFonts w:ascii="Segoe UI" w:hAnsi="Segoe UI" w:cs="Segoe UI"/>
                <w:sz w:val="24"/>
                <w:szCs w:val="24"/>
              </w:rPr>
            </w:pPr>
          </w:p>
        </w:tc>
        <w:tc>
          <w:tcPr>
            <w:tcW w:w="1488" w:type="dxa"/>
            <w:tcBorders>
              <w:top w:val="nil"/>
              <w:left w:val="nil"/>
              <w:bottom w:val="nil"/>
              <w:right w:val="nil"/>
            </w:tcBorders>
          </w:tcPr>
          <w:p w14:paraId="641F5A14" w14:textId="77777777" w:rsidR="00FD39C4" w:rsidRPr="00833803" w:rsidRDefault="00FD39C4" w:rsidP="00E35F6C">
            <w:pPr>
              <w:jc w:val="both"/>
              <w:rPr>
                <w:rFonts w:ascii="Segoe UI" w:hAnsi="Segoe UI" w:cs="Segoe UI"/>
                <w:sz w:val="24"/>
                <w:szCs w:val="24"/>
              </w:rPr>
            </w:pPr>
          </w:p>
        </w:tc>
      </w:tr>
      <w:tr w:rsidR="00FD39C4" w:rsidRPr="00833803" w14:paraId="7DE73E69" w14:textId="77777777" w:rsidTr="00E35F6C">
        <w:trPr>
          <w:trHeight w:val="313"/>
        </w:trPr>
        <w:tc>
          <w:tcPr>
            <w:tcW w:w="1861" w:type="dxa"/>
            <w:tcBorders>
              <w:top w:val="nil"/>
              <w:left w:val="nil"/>
              <w:bottom w:val="nil"/>
              <w:right w:val="nil"/>
            </w:tcBorders>
          </w:tcPr>
          <w:p w14:paraId="3293F6EC"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CIS</w:t>
            </w:r>
          </w:p>
        </w:tc>
        <w:tc>
          <w:tcPr>
            <w:tcW w:w="3164" w:type="dxa"/>
            <w:tcBorders>
              <w:top w:val="nil"/>
              <w:left w:val="nil"/>
              <w:bottom w:val="nil"/>
              <w:right w:val="nil"/>
            </w:tcBorders>
          </w:tcPr>
          <w:p w14:paraId="71747D5E" w14:textId="77777777" w:rsidR="00FD39C4" w:rsidRPr="00833803" w:rsidRDefault="00FD39C4" w:rsidP="00E35F6C">
            <w:pPr>
              <w:jc w:val="both"/>
              <w:rPr>
                <w:rFonts w:ascii="Segoe UI" w:hAnsi="Segoe UI" w:cs="Segoe UI"/>
                <w:sz w:val="24"/>
                <w:szCs w:val="24"/>
              </w:rPr>
            </w:pPr>
            <w:bookmarkStart w:id="1" w:name="_Hlk520800454"/>
            <w:r w:rsidRPr="00833803">
              <w:rPr>
                <w:rFonts w:ascii="Segoe UI" w:hAnsi="Segoe UI" w:cs="Segoe UI"/>
                <w:sz w:val="24"/>
                <w:szCs w:val="24"/>
              </w:rPr>
              <w:t>Former Soviet Union</w:t>
            </w:r>
            <w:bookmarkEnd w:id="1"/>
          </w:p>
        </w:tc>
        <w:tc>
          <w:tcPr>
            <w:tcW w:w="2715" w:type="dxa"/>
            <w:tcBorders>
              <w:top w:val="nil"/>
              <w:left w:val="nil"/>
              <w:bottom w:val="nil"/>
              <w:right w:val="nil"/>
            </w:tcBorders>
          </w:tcPr>
          <w:p w14:paraId="1CFA83D9"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Reforming Economy</w:t>
            </w:r>
          </w:p>
        </w:tc>
        <w:tc>
          <w:tcPr>
            <w:tcW w:w="261" w:type="dxa"/>
            <w:tcBorders>
              <w:top w:val="nil"/>
              <w:left w:val="nil"/>
              <w:bottom w:val="nil"/>
              <w:right w:val="nil"/>
            </w:tcBorders>
          </w:tcPr>
          <w:p w14:paraId="51A0E9AF" w14:textId="77777777" w:rsidR="00FD39C4" w:rsidRPr="00833803" w:rsidRDefault="00FD39C4" w:rsidP="00E35F6C">
            <w:pPr>
              <w:jc w:val="both"/>
              <w:rPr>
                <w:rFonts w:ascii="Segoe UI" w:hAnsi="Segoe UI" w:cs="Segoe UI"/>
                <w:sz w:val="24"/>
                <w:szCs w:val="24"/>
              </w:rPr>
            </w:pPr>
          </w:p>
        </w:tc>
        <w:tc>
          <w:tcPr>
            <w:tcW w:w="1488" w:type="dxa"/>
            <w:tcBorders>
              <w:top w:val="nil"/>
              <w:left w:val="nil"/>
              <w:bottom w:val="nil"/>
              <w:right w:val="nil"/>
            </w:tcBorders>
          </w:tcPr>
          <w:p w14:paraId="2531ADDA" w14:textId="77777777" w:rsidR="00FD39C4" w:rsidRPr="00833803" w:rsidRDefault="00FD39C4" w:rsidP="00E35F6C">
            <w:pPr>
              <w:jc w:val="both"/>
              <w:rPr>
                <w:rFonts w:ascii="Segoe UI" w:hAnsi="Segoe UI" w:cs="Segoe UI"/>
                <w:sz w:val="24"/>
                <w:szCs w:val="24"/>
              </w:rPr>
            </w:pPr>
          </w:p>
        </w:tc>
      </w:tr>
      <w:tr w:rsidR="00FD39C4" w:rsidRPr="00833803" w14:paraId="164AC5F2" w14:textId="77777777" w:rsidTr="00E35F6C">
        <w:trPr>
          <w:trHeight w:val="324"/>
        </w:trPr>
        <w:tc>
          <w:tcPr>
            <w:tcW w:w="1861" w:type="dxa"/>
            <w:tcBorders>
              <w:top w:val="nil"/>
              <w:left w:val="nil"/>
              <w:bottom w:val="nil"/>
              <w:right w:val="nil"/>
            </w:tcBorders>
          </w:tcPr>
          <w:p w14:paraId="2B524785"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TUR</w:t>
            </w:r>
          </w:p>
        </w:tc>
        <w:tc>
          <w:tcPr>
            <w:tcW w:w="3164" w:type="dxa"/>
            <w:tcBorders>
              <w:top w:val="nil"/>
              <w:left w:val="nil"/>
              <w:bottom w:val="nil"/>
              <w:right w:val="nil"/>
            </w:tcBorders>
          </w:tcPr>
          <w:p w14:paraId="0E8E7915"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Turkey</w:t>
            </w:r>
          </w:p>
        </w:tc>
        <w:tc>
          <w:tcPr>
            <w:tcW w:w="2715" w:type="dxa"/>
            <w:tcBorders>
              <w:top w:val="nil"/>
              <w:left w:val="nil"/>
              <w:bottom w:val="nil"/>
              <w:right w:val="nil"/>
            </w:tcBorders>
          </w:tcPr>
          <w:p w14:paraId="0AC7E436"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OECD</w:t>
            </w:r>
          </w:p>
        </w:tc>
        <w:tc>
          <w:tcPr>
            <w:tcW w:w="261" w:type="dxa"/>
            <w:tcBorders>
              <w:top w:val="nil"/>
              <w:left w:val="nil"/>
              <w:bottom w:val="nil"/>
              <w:right w:val="nil"/>
            </w:tcBorders>
          </w:tcPr>
          <w:p w14:paraId="318AAD55" w14:textId="77777777" w:rsidR="00FD39C4" w:rsidRPr="00833803" w:rsidRDefault="00FD39C4" w:rsidP="00E35F6C">
            <w:pPr>
              <w:jc w:val="both"/>
              <w:rPr>
                <w:rFonts w:ascii="Segoe UI" w:hAnsi="Segoe UI" w:cs="Segoe UI"/>
                <w:sz w:val="24"/>
                <w:szCs w:val="24"/>
              </w:rPr>
            </w:pPr>
          </w:p>
        </w:tc>
        <w:tc>
          <w:tcPr>
            <w:tcW w:w="1488" w:type="dxa"/>
            <w:tcBorders>
              <w:top w:val="nil"/>
              <w:left w:val="nil"/>
              <w:bottom w:val="nil"/>
              <w:right w:val="nil"/>
            </w:tcBorders>
          </w:tcPr>
          <w:p w14:paraId="302854D2" w14:textId="77777777" w:rsidR="00FD39C4" w:rsidRPr="00833803" w:rsidRDefault="00FD39C4" w:rsidP="00E35F6C">
            <w:pPr>
              <w:jc w:val="both"/>
              <w:rPr>
                <w:rFonts w:ascii="Segoe UI" w:hAnsi="Segoe UI" w:cs="Segoe UI"/>
                <w:sz w:val="24"/>
                <w:szCs w:val="24"/>
              </w:rPr>
            </w:pPr>
          </w:p>
        </w:tc>
      </w:tr>
      <w:tr w:rsidR="00FD39C4" w:rsidRPr="00833803" w14:paraId="58C27FFA" w14:textId="77777777" w:rsidTr="00E35F6C">
        <w:trPr>
          <w:trHeight w:val="313"/>
        </w:trPr>
        <w:tc>
          <w:tcPr>
            <w:tcW w:w="1861" w:type="dxa"/>
            <w:tcBorders>
              <w:top w:val="nil"/>
              <w:left w:val="nil"/>
              <w:bottom w:val="nil"/>
              <w:right w:val="nil"/>
            </w:tcBorders>
          </w:tcPr>
          <w:p w14:paraId="4D989D98"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CAN</w:t>
            </w:r>
          </w:p>
        </w:tc>
        <w:tc>
          <w:tcPr>
            <w:tcW w:w="3164" w:type="dxa"/>
            <w:tcBorders>
              <w:top w:val="nil"/>
              <w:left w:val="nil"/>
              <w:bottom w:val="nil"/>
              <w:right w:val="nil"/>
            </w:tcBorders>
          </w:tcPr>
          <w:p w14:paraId="72E2B166"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Canada</w:t>
            </w:r>
          </w:p>
        </w:tc>
        <w:tc>
          <w:tcPr>
            <w:tcW w:w="2715" w:type="dxa"/>
            <w:tcBorders>
              <w:top w:val="nil"/>
              <w:left w:val="nil"/>
              <w:bottom w:val="nil"/>
              <w:right w:val="nil"/>
            </w:tcBorders>
          </w:tcPr>
          <w:p w14:paraId="7DBC8672"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OECD</w:t>
            </w:r>
          </w:p>
        </w:tc>
        <w:tc>
          <w:tcPr>
            <w:tcW w:w="261" w:type="dxa"/>
            <w:tcBorders>
              <w:top w:val="nil"/>
              <w:left w:val="nil"/>
              <w:bottom w:val="nil"/>
              <w:right w:val="nil"/>
            </w:tcBorders>
          </w:tcPr>
          <w:p w14:paraId="447EAEF0" w14:textId="77777777" w:rsidR="00FD39C4" w:rsidRPr="00833803" w:rsidRDefault="00FD39C4" w:rsidP="00E35F6C">
            <w:pPr>
              <w:jc w:val="both"/>
              <w:rPr>
                <w:rFonts w:ascii="Segoe UI" w:hAnsi="Segoe UI" w:cs="Segoe UI"/>
                <w:sz w:val="24"/>
                <w:szCs w:val="24"/>
              </w:rPr>
            </w:pPr>
          </w:p>
        </w:tc>
        <w:tc>
          <w:tcPr>
            <w:tcW w:w="1488" w:type="dxa"/>
            <w:tcBorders>
              <w:top w:val="nil"/>
              <w:left w:val="nil"/>
              <w:bottom w:val="nil"/>
              <w:right w:val="nil"/>
            </w:tcBorders>
          </w:tcPr>
          <w:p w14:paraId="4B09F9D7" w14:textId="77777777" w:rsidR="00FD39C4" w:rsidRPr="00833803" w:rsidRDefault="00FD39C4" w:rsidP="00E35F6C">
            <w:pPr>
              <w:jc w:val="both"/>
              <w:rPr>
                <w:rFonts w:ascii="Segoe UI" w:hAnsi="Segoe UI" w:cs="Segoe UI"/>
                <w:sz w:val="24"/>
                <w:szCs w:val="24"/>
              </w:rPr>
            </w:pPr>
          </w:p>
        </w:tc>
      </w:tr>
      <w:tr w:rsidR="00FD39C4" w:rsidRPr="00833803" w14:paraId="0FED7168" w14:textId="77777777" w:rsidTr="00E35F6C">
        <w:trPr>
          <w:trHeight w:val="324"/>
        </w:trPr>
        <w:tc>
          <w:tcPr>
            <w:tcW w:w="1861" w:type="dxa"/>
            <w:tcBorders>
              <w:top w:val="nil"/>
              <w:left w:val="nil"/>
              <w:bottom w:val="nil"/>
              <w:right w:val="nil"/>
            </w:tcBorders>
          </w:tcPr>
          <w:p w14:paraId="38B46F9D"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USA</w:t>
            </w:r>
          </w:p>
        </w:tc>
        <w:tc>
          <w:tcPr>
            <w:tcW w:w="3164" w:type="dxa"/>
            <w:tcBorders>
              <w:top w:val="nil"/>
              <w:left w:val="nil"/>
              <w:bottom w:val="nil"/>
              <w:right w:val="nil"/>
            </w:tcBorders>
          </w:tcPr>
          <w:p w14:paraId="7D2AB30C"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United States</w:t>
            </w:r>
          </w:p>
        </w:tc>
        <w:tc>
          <w:tcPr>
            <w:tcW w:w="2715" w:type="dxa"/>
            <w:tcBorders>
              <w:top w:val="nil"/>
              <w:left w:val="nil"/>
              <w:bottom w:val="nil"/>
              <w:right w:val="nil"/>
            </w:tcBorders>
          </w:tcPr>
          <w:p w14:paraId="6A23CB78"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OECD</w:t>
            </w:r>
          </w:p>
        </w:tc>
        <w:tc>
          <w:tcPr>
            <w:tcW w:w="261" w:type="dxa"/>
            <w:tcBorders>
              <w:top w:val="nil"/>
              <w:left w:val="nil"/>
              <w:bottom w:val="nil"/>
              <w:right w:val="nil"/>
            </w:tcBorders>
          </w:tcPr>
          <w:p w14:paraId="7A419B06" w14:textId="77777777" w:rsidR="00FD39C4" w:rsidRPr="00833803" w:rsidRDefault="00FD39C4" w:rsidP="00E35F6C">
            <w:pPr>
              <w:jc w:val="both"/>
              <w:rPr>
                <w:rFonts w:ascii="Segoe UI" w:hAnsi="Segoe UI" w:cs="Segoe UI"/>
                <w:sz w:val="24"/>
                <w:szCs w:val="24"/>
              </w:rPr>
            </w:pPr>
          </w:p>
        </w:tc>
        <w:tc>
          <w:tcPr>
            <w:tcW w:w="1488" w:type="dxa"/>
            <w:tcBorders>
              <w:top w:val="nil"/>
              <w:left w:val="nil"/>
              <w:bottom w:val="nil"/>
              <w:right w:val="nil"/>
            </w:tcBorders>
          </w:tcPr>
          <w:p w14:paraId="41E52C9E" w14:textId="77777777" w:rsidR="00FD39C4" w:rsidRPr="00833803" w:rsidRDefault="00FD39C4" w:rsidP="00E35F6C">
            <w:pPr>
              <w:jc w:val="both"/>
              <w:rPr>
                <w:rFonts w:ascii="Segoe UI" w:hAnsi="Segoe UI" w:cs="Segoe UI"/>
                <w:sz w:val="24"/>
                <w:szCs w:val="24"/>
              </w:rPr>
            </w:pPr>
          </w:p>
        </w:tc>
      </w:tr>
      <w:tr w:rsidR="00FD39C4" w:rsidRPr="00833803" w14:paraId="120CC472" w14:textId="77777777" w:rsidTr="00E35F6C">
        <w:trPr>
          <w:trHeight w:val="313"/>
        </w:trPr>
        <w:tc>
          <w:tcPr>
            <w:tcW w:w="1861" w:type="dxa"/>
            <w:tcBorders>
              <w:top w:val="nil"/>
              <w:left w:val="nil"/>
              <w:bottom w:val="nil"/>
              <w:right w:val="nil"/>
            </w:tcBorders>
          </w:tcPr>
          <w:p w14:paraId="23246B9D"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BRA</w:t>
            </w:r>
          </w:p>
        </w:tc>
        <w:tc>
          <w:tcPr>
            <w:tcW w:w="3164" w:type="dxa"/>
            <w:tcBorders>
              <w:top w:val="nil"/>
              <w:left w:val="nil"/>
              <w:bottom w:val="nil"/>
              <w:right w:val="nil"/>
            </w:tcBorders>
          </w:tcPr>
          <w:p w14:paraId="47412ECA"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Brazil</w:t>
            </w:r>
          </w:p>
        </w:tc>
        <w:tc>
          <w:tcPr>
            <w:tcW w:w="2715" w:type="dxa"/>
            <w:tcBorders>
              <w:top w:val="nil"/>
              <w:left w:val="nil"/>
              <w:bottom w:val="nil"/>
              <w:right w:val="nil"/>
            </w:tcBorders>
          </w:tcPr>
          <w:p w14:paraId="2AACE389"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Latin America</w:t>
            </w:r>
          </w:p>
        </w:tc>
        <w:tc>
          <w:tcPr>
            <w:tcW w:w="261" w:type="dxa"/>
            <w:tcBorders>
              <w:top w:val="nil"/>
              <w:left w:val="nil"/>
              <w:bottom w:val="nil"/>
              <w:right w:val="nil"/>
            </w:tcBorders>
          </w:tcPr>
          <w:p w14:paraId="45A1C4AD" w14:textId="77777777" w:rsidR="00FD39C4" w:rsidRPr="00833803" w:rsidRDefault="00FD39C4" w:rsidP="00E35F6C">
            <w:pPr>
              <w:jc w:val="both"/>
              <w:rPr>
                <w:rFonts w:ascii="Segoe UI" w:hAnsi="Segoe UI" w:cs="Segoe UI"/>
                <w:sz w:val="24"/>
                <w:szCs w:val="24"/>
              </w:rPr>
            </w:pPr>
          </w:p>
        </w:tc>
        <w:tc>
          <w:tcPr>
            <w:tcW w:w="1488" w:type="dxa"/>
            <w:tcBorders>
              <w:top w:val="nil"/>
              <w:left w:val="nil"/>
              <w:bottom w:val="nil"/>
              <w:right w:val="nil"/>
            </w:tcBorders>
          </w:tcPr>
          <w:p w14:paraId="6A030CBE" w14:textId="77777777" w:rsidR="00FD39C4" w:rsidRPr="00833803" w:rsidRDefault="00FD39C4" w:rsidP="00E35F6C">
            <w:pPr>
              <w:jc w:val="both"/>
              <w:rPr>
                <w:rFonts w:ascii="Segoe UI" w:hAnsi="Segoe UI" w:cs="Segoe UI"/>
                <w:sz w:val="24"/>
                <w:szCs w:val="24"/>
              </w:rPr>
            </w:pPr>
          </w:p>
        </w:tc>
      </w:tr>
      <w:tr w:rsidR="00FD39C4" w:rsidRPr="00833803" w14:paraId="294CD850" w14:textId="77777777" w:rsidTr="00E35F6C">
        <w:trPr>
          <w:trHeight w:val="649"/>
        </w:trPr>
        <w:tc>
          <w:tcPr>
            <w:tcW w:w="1861" w:type="dxa"/>
            <w:tcBorders>
              <w:top w:val="nil"/>
              <w:left w:val="nil"/>
              <w:bottom w:val="nil"/>
              <w:right w:val="nil"/>
            </w:tcBorders>
          </w:tcPr>
          <w:p w14:paraId="0ED900B7"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XLM</w:t>
            </w:r>
          </w:p>
        </w:tc>
        <w:tc>
          <w:tcPr>
            <w:tcW w:w="3164" w:type="dxa"/>
            <w:tcBorders>
              <w:top w:val="nil"/>
              <w:left w:val="nil"/>
              <w:bottom w:val="nil"/>
              <w:right w:val="nil"/>
            </w:tcBorders>
          </w:tcPr>
          <w:p w14:paraId="35FD21E8"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Rest of South America</w:t>
            </w:r>
          </w:p>
        </w:tc>
        <w:tc>
          <w:tcPr>
            <w:tcW w:w="2715" w:type="dxa"/>
            <w:tcBorders>
              <w:top w:val="nil"/>
              <w:left w:val="nil"/>
              <w:bottom w:val="nil"/>
              <w:right w:val="nil"/>
            </w:tcBorders>
          </w:tcPr>
          <w:p w14:paraId="4B0A8850"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Latin America</w:t>
            </w:r>
          </w:p>
        </w:tc>
        <w:tc>
          <w:tcPr>
            <w:tcW w:w="261" w:type="dxa"/>
            <w:tcBorders>
              <w:top w:val="nil"/>
              <w:left w:val="nil"/>
              <w:bottom w:val="nil"/>
              <w:right w:val="nil"/>
            </w:tcBorders>
          </w:tcPr>
          <w:p w14:paraId="6E1C4664" w14:textId="77777777" w:rsidR="00FD39C4" w:rsidRPr="00833803" w:rsidRDefault="00FD39C4" w:rsidP="00E35F6C">
            <w:pPr>
              <w:jc w:val="both"/>
              <w:rPr>
                <w:rFonts w:ascii="Segoe UI" w:hAnsi="Segoe UI" w:cs="Segoe UI"/>
                <w:sz w:val="24"/>
                <w:szCs w:val="24"/>
              </w:rPr>
            </w:pPr>
          </w:p>
        </w:tc>
        <w:tc>
          <w:tcPr>
            <w:tcW w:w="1488" w:type="dxa"/>
            <w:tcBorders>
              <w:top w:val="nil"/>
              <w:left w:val="nil"/>
              <w:bottom w:val="nil"/>
              <w:right w:val="nil"/>
            </w:tcBorders>
          </w:tcPr>
          <w:p w14:paraId="4DC568A8" w14:textId="77777777" w:rsidR="00FD39C4" w:rsidRPr="00833803" w:rsidRDefault="00FD39C4" w:rsidP="00E35F6C">
            <w:pPr>
              <w:jc w:val="both"/>
              <w:rPr>
                <w:rFonts w:ascii="Segoe UI" w:hAnsi="Segoe UI" w:cs="Segoe UI"/>
                <w:sz w:val="24"/>
                <w:szCs w:val="24"/>
              </w:rPr>
            </w:pPr>
          </w:p>
        </w:tc>
      </w:tr>
      <w:tr w:rsidR="00FD39C4" w:rsidRPr="00833803" w14:paraId="5E79FF7C" w14:textId="77777777" w:rsidTr="00E35F6C">
        <w:trPr>
          <w:trHeight w:val="313"/>
        </w:trPr>
        <w:tc>
          <w:tcPr>
            <w:tcW w:w="1861" w:type="dxa"/>
            <w:tcBorders>
              <w:top w:val="nil"/>
              <w:left w:val="nil"/>
              <w:bottom w:val="nil"/>
              <w:right w:val="nil"/>
            </w:tcBorders>
          </w:tcPr>
          <w:p w14:paraId="04134264"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XME</w:t>
            </w:r>
          </w:p>
        </w:tc>
        <w:tc>
          <w:tcPr>
            <w:tcW w:w="3164" w:type="dxa"/>
            <w:tcBorders>
              <w:top w:val="nil"/>
              <w:left w:val="nil"/>
              <w:bottom w:val="nil"/>
              <w:right w:val="nil"/>
            </w:tcBorders>
          </w:tcPr>
          <w:p w14:paraId="71E6BB2F"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Middle East</w:t>
            </w:r>
          </w:p>
        </w:tc>
        <w:tc>
          <w:tcPr>
            <w:tcW w:w="2715" w:type="dxa"/>
            <w:tcBorders>
              <w:top w:val="nil"/>
              <w:left w:val="nil"/>
              <w:bottom w:val="nil"/>
              <w:right w:val="nil"/>
            </w:tcBorders>
          </w:tcPr>
          <w:p w14:paraId="3BA7F781"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Middle east and Africa</w:t>
            </w:r>
          </w:p>
        </w:tc>
        <w:tc>
          <w:tcPr>
            <w:tcW w:w="261" w:type="dxa"/>
            <w:tcBorders>
              <w:top w:val="nil"/>
              <w:left w:val="nil"/>
              <w:bottom w:val="nil"/>
              <w:right w:val="nil"/>
            </w:tcBorders>
          </w:tcPr>
          <w:p w14:paraId="35CEEC40" w14:textId="77777777" w:rsidR="00FD39C4" w:rsidRPr="00833803" w:rsidRDefault="00FD39C4" w:rsidP="00E35F6C">
            <w:pPr>
              <w:jc w:val="both"/>
              <w:rPr>
                <w:rFonts w:ascii="Segoe UI" w:hAnsi="Segoe UI" w:cs="Segoe UI"/>
                <w:sz w:val="24"/>
                <w:szCs w:val="24"/>
              </w:rPr>
            </w:pPr>
          </w:p>
        </w:tc>
        <w:tc>
          <w:tcPr>
            <w:tcW w:w="1488" w:type="dxa"/>
            <w:tcBorders>
              <w:top w:val="nil"/>
              <w:left w:val="nil"/>
              <w:bottom w:val="nil"/>
              <w:right w:val="nil"/>
            </w:tcBorders>
          </w:tcPr>
          <w:p w14:paraId="5E4A2BAA" w14:textId="77777777" w:rsidR="00FD39C4" w:rsidRPr="00833803" w:rsidRDefault="00FD39C4" w:rsidP="00E35F6C">
            <w:pPr>
              <w:jc w:val="both"/>
              <w:rPr>
                <w:rFonts w:ascii="Segoe UI" w:hAnsi="Segoe UI" w:cs="Segoe UI"/>
                <w:sz w:val="24"/>
                <w:szCs w:val="24"/>
              </w:rPr>
            </w:pPr>
          </w:p>
        </w:tc>
      </w:tr>
      <w:tr w:rsidR="00FD39C4" w:rsidRPr="00833803" w14:paraId="224623C1" w14:textId="77777777" w:rsidTr="00E35F6C">
        <w:trPr>
          <w:trHeight w:val="324"/>
        </w:trPr>
        <w:tc>
          <w:tcPr>
            <w:tcW w:w="1861" w:type="dxa"/>
            <w:tcBorders>
              <w:top w:val="nil"/>
              <w:left w:val="nil"/>
              <w:bottom w:val="nil"/>
              <w:right w:val="nil"/>
            </w:tcBorders>
          </w:tcPr>
          <w:p w14:paraId="094B1303"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XNF</w:t>
            </w:r>
          </w:p>
        </w:tc>
        <w:tc>
          <w:tcPr>
            <w:tcW w:w="3164" w:type="dxa"/>
            <w:tcBorders>
              <w:top w:val="nil"/>
              <w:left w:val="nil"/>
              <w:bottom w:val="nil"/>
              <w:right w:val="nil"/>
            </w:tcBorders>
          </w:tcPr>
          <w:p w14:paraId="20252133"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North Africa</w:t>
            </w:r>
          </w:p>
        </w:tc>
        <w:tc>
          <w:tcPr>
            <w:tcW w:w="2715" w:type="dxa"/>
            <w:tcBorders>
              <w:top w:val="nil"/>
              <w:left w:val="nil"/>
              <w:bottom w:val="nil"/>
              <w:right w:val="nil"/>
            </w:tcBorders>
          </w:tcPr>
          <w:p w14:paraId="4B776377"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Middle east and Africa</w:t>
            </w:r>
          </w:p>
        </w:tc>
        <w:tc>
          <w:tcPr>
            <w:tcW w:w="261" w:type="dxa"/>
            <w:tcBorders>
              <w:top w:val="nil"/>
              <w:left w:val="nil"/>
              <w:bottom w:val="nil"/>
              <w:right w:val="nil"/>
            </w:tcBorders>
          </w:tcPr>
          <w:p w14:paraId="3E2FA013" w14:textId="77777777" w:rsidR="00FD39C4" w:rsidRPr="00833803" w:rsidRDefault="00FD39C4" w:rsidP="00E35F6C">
            <w:pPr>
              <w:jc w:val="both"/>
              <w:rPr>
                <w:rFonts w:ascii="Segoe UI" w:hAnsi="Segoe UI" w:cs="Segoe UI"/>
                <w:sz w:val="24"/>
                <w:szCs w:val="24"/>
              </w:rPr>
            </w:pPr>
          </w:p>
        </w:tc>
        <w:tc>
          <w:tcPr>
            <w:tcW w:w="1488" w:type="dxa"/>
            <w:tcBorders>
              <w:top w:val="nil"/>
              <w:left w:val="nil"/>
              <w:bottom w:val="nil"/>
              <w:right w:val="nil"/>
            </w:tcBorders>
          </w:tcPr>
          <w:p w14:paraId="441CDC8F" w14:textId="77777777" w:rsidR="00FD39C4" w:rsidRPr="00833803" w:rsidRDefault="00FD39C4" w:rsidP="00E35F6C">
            <w:pPr>
              <w:jc w:val="both"/>
              <w:rPr>
                <w:rFonts w:ascii="Segoe UI" w:hAnsi="Segoe UI" w:cs="Segoe UI"/>
                <w:sz w:val="24"/>
                <w:szCs w:val="24"/>
              </w:rPr>
            </w:pPr>
          </w:p>
        </w:tc>
      </w:tr>
      <w:tr w:rsidR="00FD39C4" w:rsidRPr="00833803" w14:paraId="7CEE5002" w14:textId="77777777" w:rsidTr="00E35F6C">
        <w:trPr>
          <w:trHeight w:val="313"/>
        </w:trPr>
        <w:tc>
          <w:tcPr>
            <w:tcW w:w="1861" w:type="dxa"/>
            <w:tcBorders>
              <w:top w:val="nil"/>
              <w:left w:val="nil"/>
              <w:bottom w:val="single" w:sz="4" w:space="0" w:color="auto"/>
              <w:right w:val="nil"/>
            </w:tcBorders>
          </w:tcPr>
          <w:p w14:paraId="77D679BA"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XAF</w:t>
            </w:r>
          </w:p>
        </w:tc>
        <w:tc>
          <w:tcPr>
            <w:tcW w:w="3164" w:type="dxa"/>
            <w:tcBorders>
              <w:top w:val="nil"/>
              <w:left w:val="nil"/>
              <w:bottom w:val="single" w:sz="4" w:space="0" w:color="auto"/>
              <w:right w:val="nil"/>
            </w:tcBorders>
          </w:tcPr>
          <w:p w14:paraId="7A08D3DF"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Rest of Africa</w:t>
            </w:r>
          </w:p>
        </w:tc>
        <w:tc>
          <w:tcPr>
            <w:tcW w:w="2715" w:type="dxa"/>
            <w:tcBorders>
              <w:top w:val="nil"/>
              <w:left w:val="nil"/>
              <w:bottom w:val="single" w:sz="4" w:space="0" w:color="auto"/>
              <w:right w:val="nil"/>
            </w:tcBorders>
          </w:tcPr>
          <w:p w14:paraId="3FB5033B" w14:textId="77777777" w:rsidR="00FD39C4" w:rsidRPr="00833803" w:rsidRDefault="00FD39C4" w:rsidP="00E35F6C">
            <w:pPr>
              <w:jc w:val="both"/>
              <w:rPr>
                <w:rFonts w:ascii="Segoe UI" w:hAnsi="Segoe UI" w:cs="Segoe UI"/>
                <w:sz w:val="24"/>
                <w:szCs w:val="24"/>
              </w:rPr>
            </w:pPr>
            <w:r w:rsidRPr="00833803">
              <w:rPr>
                <w:rFonts w:ascii="Segoe UI" w:hAnsi="Segoe UI" w:cs="Segoe UI"/>
                <w:sz w:val="24"/>
                <w:szCs w:val="24"/>
              </w:rPr>
              <w:t>Middle east and Africa</w:t>
            </w:r>
          </w:p>
        </w:tc>
        <w:tc>
          <w:tcPr>
            <w:tcW w:w="261" w:type="dxa"/>
            <w:tcBorders>
              <w:top w:val="nil"/>
              <w:left w:val="nil"/>
              <w:bottom w:val="single" w:sz="4" w:space="0" w:color="auto"/>
              <w:right w:val="nil"/>
            </w:tcBorders>
          </w:tcPr>
          <w:p w14:paraId="1E49B398" w14:textId="77777777" w:rsidR="00FD39C4" w:rsidRPr="00833803" w:rsidRDefault="00FD39C4" w:rsidP="00E35F6C">
            <w:pPr>
              <w:jc w:val="both"/>
              <w:rPr>
                <w:rFonts w:ascii="Segoe UI" w:hAnsi="Segoe UI" w:cs="Segoe UI"/>
                <w:sz w:val="24"/>
                <w:szCs w:val="24"/>
              </w:rPr>
            </w:pPr>
          </w:p>
        </w:tc>
        <w:tc>
          <w:tcPr>
            <w:tcW w:w="1488" w:type="dxa"/>
            <w:tcBorders>
              <w:top w:val="nil"/>
              <w:left w:val="nil"/>
              <w:bottom w:val="single" w:sz="4" w:space="0" w:color="auto"/>
              <w:right w:val="nil"/>
            </w:tcBorders>
          </w:tcPr>
          <w:p w14:paraId="0C7B9ACD" w14:textId="77777777" w:rsidR="00FD39C4" w:rsidRPr="00833803" w:rsidRDefault="00FD39C4" w:rsidP="00E35F6C">
            <w:pPr>
              <w:jc w:val="both"/>
              <w:rPr>
                <w:rFonts w:ascii="Segoe UI" w:hAnsi="Segoe UI" w:cs="Segoe UI"/>
                <w:sz w:val="24"/>
                <w:szCs w:val="24"/>
              </w:rPr>
            </w:pPr>
          </w:p>
        </w:tc>
      </w:tr>
    </w:tbl>
    <w:p w14:paraId="2EC97900" w14:textId="77777777" w:rsidR="00FD39C4" w:rsidRPr="00833803" w:rsidRDefault="00FD39C4" w:rsidP="00FD39C4">
      <w:pPr>
        <w:pStyle w:val="Heading2"/>
        <w:rPr>
          <w:rFonts w:ascii="Segoe UI" w:hAnsi="Segoe UI" w:cs="Segoe UI"/>
          <w:b/>
          <w:bCs/>
          <w:color w:val="000000"/>
          <w:sz w:val="24"/>
          <w:szCs w:val="24"/>
        </w:rPr>
      </w:pPr>
      <w:r w:rsidRPr="00833803">
        <w:rPr>
          <w:rFonts w:ascii="Segoe UI" w:hAnsi="Segoe UI" w:cs="Segoe UI"/>
          <w:b/>
          <w:bCs/>
          <w:color w:val="000000"/>
          <w:sz w:val="24"/>
          <w:szCs w:val="24"/>
        </w:rPr>
        <w:br/>
      </w:r>
    </w:p>
    <w:p w14:paraId="14658FE4" w14:textId="77777777" w:rsidR="00FD39C4" w:rsidRPr="00833803" w:rsidRDefault="00FD39C4">
      <w:pPr>
        <w:spacing w:line="278" w:lineRule="auto"/>
        <w:rPr>
          <w:rFonts w:ascii="Segoe UI" w:eastAsiaTheme="majorEastAsia" w:hAnsi="Segoe UI" w:cs="Segoe UI"/>
          <w:b/>
          <w:bCs/>
          <w:color w:val="000000"/>
        </w:rPr>
      </w:pPr>
      <w:r w:rsidRPr="00833803">
        <w:rPr>
          <w:rFonts w:ascii="Segoe UI" w:hAnsi="Segoe UI" w:cs="Segoe UI"/>
          <w:b/>
          <w:bCs/>
          <w:color w:val="000000"/>
        </w:rPr>
        <w:br w:type="page"/>
      </w:r>
    </w:p>
    <w:p w14:paraId="4B351220" w14:textId="0233B2F8" w:rsidR="008D0087" w:rsidRPr="00833803" w:rsidRDefault="008D0087" w:rsidP="00FD39C4">
      <w:pPr>
        <w:pStyle w:val="Heading2"/>
        <w:rPr>
          <w:rFonts w:ascii="Segoe UI" w:hAnsi="Segoe UI" w:cs="Segoe UI"/>
          <w:b/>
          <w:bCs/>
          <w:color w:val="000000"/>
          <w:sz w:val="24"/>
          <w:szCs w:val="24"/>
        </w:rPr>
      </w:pPr>
      <w:r w:rsidRPr="00833803">
        <w:rPr>
          <w:rFonts w:ascii="Segoe UI" w:hAnsi="Segoe UI" w:cs="Segoe UI"/>
          <w:b/>
          <w:bCs/>
          <w:color w:val="000000"/>
          <w:sz w:val="24"/>
          <w:szCs w:val="24"/>
        </w:rPr>
        <w:lastRenderedPageBreak/>
        <w:t>S2. AFRCSP Methodology</w:t>
      </w:r>
    </w:p>
    <w:p w14:paraId="4E052606" w14:textId="77777777" w:rsidR="008D0087" w:rsidRPr="00833803" w:rsidRDefault="008D0087" w:rsidP="008D0087">
      <w:pPr>
        <w:pStyle w:val="Heading3"/>
        <w:rPr>
          <w:rFonts w:ascii="Segoe UI" w:hAnsi="Segoe UI" w:cs="Segoe UI"/>
          <w:b/>
          <w:bCs/>
          <w:color w:val="000000"/>
          <w:sz w:val="24"/>
          <w:szCs w:val="24"/>
        </w:rPr>
      </w:pPr>
      <w:r w:rsidRPr="00833803">
        <w:rPr>
          <w:rFonts w:ascii="Segoe UI" w:hAnsi="Segoe UI" w:cs="Segoe UI"/>
          <w:b/>
          <w:bCs/>
          <w:color w:val="000000"/>
          <w:sz w:val="24"/>
          <w:szCs w:val="24"/>
        </w:rPr>
        <w:t>S2.1 Identification of Available Land for Afforestation</w:t>
      </w:r>
    </w:p>
    <w:p w14:paraId="36908A33" w14:textId="47954656" w:rsidR="008D0087" w:rsidRPr="00833803" w:rsidRDefault="008D0087" w:rsidP="008D0087">
      <w:pPr>
        <w:pStyle w:val="isselectedend"/>
        <w:rPr>
          <w:rFonts w:ascii="Segoe UI" w:hAnsi="Segoe UI" w:cs="Segoe UI"/>
          <w:color w:val="000000"/>
        </w:rPr>
      </w:pPr>
      <w:r w:rsidRPr="00833803">
        <w:rPr>
          <w:rFonts w:ascii="Segoe UI" w:hAnsi="Segoe UI" w:cs="Segoe UI"/>
          <w:color w:val="000000"/>
        </w:rPr>
        <w:t>Potential afforestation land was derived from AIM-PLUM land-use projections after satisfying future demands for cropland, pasture, bioenergy production, urban expansion, and other competing land uses. In contrast to the default AIM</w:t>
      </w:r>
      <w:r w:rsidR="00390D17">
        <w:rPr>
          <w:rFonts w:ascii="Segoe UI" w:hAnsi="Segoe UI" w:cs="Segoe UI"/>
          <w:color w:val="000000"/>
        </w:rPr>
        <w:t>-PLUM</w:t>
      </w:r>
      <w:r w:rsidRPr="00833803">
        <w:rPr>
          <w:rFonts w:ascii="Segoe UI" w:hAnsi="Segoe UI" w:cs="Segoe UI"/>
          <w:color w:val="000000"/>
        </w:rPr>
        <w:t xml:space="preserve"> framework, where afforestation emerges endogenously through land-use competition, this study first identified potentially available land and subsequently applied environmental and biophysical filters to determine suitable afforestation areas (Figure S1). This approach was adopted to estimate the technical potential of afforestation under sustainable land-use conditions.</w:t>
      </w:r>
    </w:p>
    <w:p w14:paraId="62128E15" w14:textId="77777777" w:rsidR="008D0087" w:rsidRPr="006F582B" w:rsidRDefault="008D0087" w:rsidP="008D0087">
      <w:pPr>
        <w:pStyle w:val="isselectedend"/>
        <w:rPr>
          <w:rStyle w:val="Emphasis"/>
          <w:rFonts w:ascii="Segoe UI" w:eastAsiaTheme="majorEastAsia" w:hAnsi="Segoe UI" w:cs="Segoe UI"/>
          <w:b/>
          <w:bCs/>
          <w:color w:val="000000"/>
        </w:rPr>
      </w:pPr>
      <w:r w:rsidRPr="006F582B">
        <w:rPr>
          <w:rStyle w:val="Emphasis"/>
          <w:rFonts w:ascii="Segoe UI" w:eastAsiaTheme="majorEastAsia" w:hAnsi="Segoe UI" w:cs="Segoe UI"/>
          <w:b/>
          <w:bCs/>
          <w:color w:val="000000"/>
        </w:rPr>
        <w:t>Figure S1. Comparison of afforestation land allocation in the default AIM framework and this study.</w:t>
      </w:r>
    </w:p>
    <w:p w14:paraId="1F14CE3D" w14:textId="7C38AA30" w:rsidR="005C04DD" w:rsidRPr="00833803" w:rsidRDefault="005C04DD" w:rsidP="008D0087">
      <w:pPr>
        <w:pStyle w:val="isselectedend"/>
        <w:rPr>
          <w:rFonts w:ascii="Segoe UI" w:hAnsi="Segoe UI" w:cs="Segoe UI"/>
          <w:color w:val="000000"/>
        </w:rPr>
      </w:pPr>
      <w:r w:rsidRPr="00833803">
        <w:rPr>
          <w:rFonts w:ascii="Segoe UI" w:hAnsi="Segoe UI" w:cs="Segoe UI"/>
          <w:noProof/>
          <w:color w:val="000000"/>
        </w:rPr>
        <w:drawing>
          <wp:inline distT="0" distB="0" distL="0" distR="0" wp14:anchorId="24E5DDD6" wp14:editId="68914F70">
            <wp:extent cx="5612130" cy="2106930"/>
            <wp:effectExtent l="0" t="0" r="1270" b="1270"/>
            <wp:docPr id="130055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59306" name=""/>
                    <pic:cNvPicPr/>
                  </pic:nvPicPr>
                  <pic:blipFill>
                    <a:blip r:embed="rId8"/>
                    <a:stretch>
                      <a:fillRect/>
                    </a:stretch>
                  </pic:blipFill>
                  <pic:spPr>
                    <a:xfrm>
                      <a:off x="0" y="0"/>
                      <a:ext cx="5612130" cy="2106930"/>
                    </a:xfrm>
                    <a:prstGeom prst="rect">
                      <a:avLst/>
                    </a:prstGeom>
                  </pic:spPr>
                </pic:pic>
              </a:graphicData>
            </a:graphic>
          </wp:inline>
        </w:drawing>
      </w:r>
    </w:p>
    <w:p w14:paraId="2E829D41" w14:textId="77777777" w:rsidR="0020641C" w:rsidRPr="00833803" w:rsidRDefault="0020641C">
      <w:pPr>
        <w:spacing w:after="160" w:line="278" w:lineRule="auto"/>
        <w:rPr>
          <w:rStyle w:val="Emphasis"/>
          <w:rFonts w:ascii="Segoe UI" w:eastAsiaTheme="majorEastAsia" w:hAnsi="Segoe UI" w:cs="Segoe UI"/>
          <w:color w:val="000000"/>
        </w:rPr>
      </w:pPr>
      <w:r w:rsidRPr="00833803">
        <w:rPr>
          <w:rStyle w:val="Emphasis"/>
          <w:rFonts w:ascii="Segoe UI" w:eastAsiaTheme="majorEastAsia" w:hAnsi="Segoe UI" w:cs="Segoe UI"/>
          <w:color w:val="000000"/>
        </w:rPr>
        <w:br w:type="page"/>
      </w:r>
    </w:p>
    <w:p w14:paraId="7CE1A75F" w14:textId="58617998" w:rsidR="008D0087" w:rsidRPr="00970855" w:rsidRDefault="008D0087" w:rsidP="008D0087">
      <w:pPr>
        <w:pStyle w:val="isselectedend"/>
        <w:rPr>
          <w:rStyle w:val="Emphasis"/>
          <w:rFonts w:ascii="Segoe UI" w:eastAsiaTheme="majorEastAsia" w:hAnsi="Segoe UI" w:cs="Segoe UI"/>
          <w:b/>
          <w:bCs/>
          <w:color w:val="000000"/>
        </w:rPr>
      </w:pPr>
      <w:r w:rsidRPr="00970855">
        <w:rPr>
          <w:rStyle w:val="Emphasis"/>
          <w:rFonts w:ascii="Segoe UI" w:eastAsiaTheme="majorEastAsia" w:hAnsi="Segoe UI" w:cs="Segoe UI"/>
          <w:b/>
          <w:bCs/>
          <w:color w:val="000000"/>
        </w:rPr>
        <w:lastRenderedPageBreak/>
        <w:t>Table S2. Key differences between the default AIM implementation and the methodology adopted in this study.</w:t>
      </w:r>
    </w:p>
    <w:tbl>
      <w:tblPr>
        <w:tblStyle w:val="PlainTable2"/>
        <w:tblW w:w="0" w:type="auto"/>
        <w:tblLook w:val="04A0" w:firstRow="1" w:lastRow="0" w:firstColumn="1" w:lastColumn="0" w:noHBand="0" w:noVBand="1"/>
      </w:tblPr>
      <w:tblGrid>
        <w:gridCol w:w="2268"/>
        <w:gridCol w:w="2374"/>
        <w:gridCol w:w="3800"/>
      </w:tblGrid>
      <w:tr w:rsidR="00AF06E1" w:rsidRPr="00833803" w14:paraId="28339BA7" w14:textId="77777777" w:rsidTr="00B27D95">
        <w:trPr>
          <w:cnfStyle w:val="100000000000" w:firstRow="1" w:lastRow="0" w:firstColumn="0" w:lastColumn="0" w:oddVBand="0" w:evenVBand="0" w:oddHBand="0"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2268" w:type="dxa"/>
            <w:shd w:val="clear" w:color="auto" w:fill="DAE9F7" w:themeFill="text2" w:themeFillTint="1A"/>
            <w:vAlign w:val="center"/>
          </w:tcPr>
          <w:p w14:paraId="5B8995B8" w14:textId="77777777" w:rsidR="00AF06E1" w:rsidRPr="00833803" w:rsidRDefault="00AF06E1" w:rsidP="00E35F6C">
            <w:pPr>
              <w:widowControl w:val="0"/>
              <w:spacing w:after="120"/>
              <w:rPr>
                <w:rFonts w:ascii="Segoe UI" w:eastAsiaTheme="minorEastAsia" w:hAnsi="Segoe UI" w:cs="Segoe UI"/>
                <w:b w:val="0"/>
                <w:bCs w:val="0"/>
                <w:sz w:val="24"/>
                <w:szCs w:val="24"/>
              </w:rPr>
            </w:pPr>
            <w:r w:rsidRPr="00833803">
              <w:rPr>
                <w:rFonts w:ascii="Segoe UI" w:hAnsi="Segoe UI" w:cs="Segoe UI"/>
                <w:b w:val="0"/>
                <w:bCs w:val="0"/>
                <w:color w:val="000000"/>
                <w:sz w:val="24"/>
                <w:szCs w:val="24"/>
              </w:rPr>
              <w:t>Parameter</w:t>
            </w:r>
          </w:p>
        </w:tc>
        <w:tc>
          <w:tcPr>
            <w:tcW w:w="2374" w:type="dxa"/>
            <w:shd w:val="clear" w:color="auto" w:fill="DAE9F7" w:themeFill="text2" w:themeFillTint="1A"/>
            <w:vAlign w:val="center"/>
          </w:tcPr>
          <w:p w14:paraId="1535EC23" w14:textId="0995E281" w:rsidR="00AF06E1" w:rsidRPr="009A6CFB" w:rsidRDefault="00AF06E1" w:rsidP="00E35F6C">
            <w:pPr>
              <w:widowControl w:val="0"/>
              <w:spacing w:after="120"/>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4"/>
                <w:szCs w:val="24"/>
              </w:rPr>
            </w:pPr>
            <w:r w:rsidRPr="00833803">
              <w:rPr>
                <w:rFonts w:ascii="Segoe UI" w:hAnsi="Segoe UI" w:cs="Segoe UI"/>
                <w:b w:val="0"/>
                <w:bCs w:val="0"/>
                <w:sz w:val="24"/>
                <w:szCs w:val="24"/>
              </w:rPr>
              <w:t xml:space="preserve">Default AIM function </w:t>
            </w:r>
          </w:p>
        </w:tc>
        <w:tc>
          <w:tcPr>
            <w:tcW w:w="3800" w:type="dxa"/>
            <w:shd w:val="clear" w:color="auto" w:fill="DAE9F7" w:themeFill="text2" w:themeFillTint="1A"/>
            <w:vAlign w:val="center"/>
          </w:tcPr>
          <w:p w14:paraId="50B0C2F2" w14:textId="77777777" w:rsidR="00AF06E1" w:rsidRPr="00833803" w:rsidRDefault="00AF06E1" w:rsidP="00E35F6C">
            <w:pPr>
              <w:widowControl w:val="0"/>
              <w:spacing w:after="120"/>
              <w:cnfStyle w:val="100000000000" w:firstRow="1" w:lastRow="0" w:firstColumn="0" w:lastColumn="0" w:oddVBand="0" w:evenVBand="0" w:oddHBand="0" w:evenHBand="0" w:firstRowFirstColumn="0" w:firstRowLastColumn="0" w:lastRowFirstColumn="0" w:lastRowLastColumn="0"/>
              <w:rPr>
                <w:rFonts w:ascii="Segoe UI" w:eastAsiaTheme="minorEastAsia" w:hAnsi="Segoe UI" w:cs="Segoe UI"/>
                <w:b w:val="0"/>
                <w:bCs w:val="0"/>
                <w:sz w:val="24"/>
                <w:szCs w:val="24"/>
              </w:rPr>
            </w:pPr>
            <w:r w:rsidRPr="00833803">
              <w:rPr>
                <w:rFonts w:ascii="Segoe UI" w:hAnsi="Segoe UI" w:cs="Segoe UI"/>
                <w:b w:val="0"/>
                <w:bCs w:val="0"/>
                <w:color w:val="000000"/>
                <w:sz w:val="24"/>
                <w:szCs w:val="24"/>
              </w:rPr>
              <w:t>This study</w:t>
            </w:r>
          </w:p>
        </w:tc>
      </w:tr>
      <w:tr w:rsidR="00AF06E1" w:rsidRPr="00833803" w14:paraId="7DCD9973" w14:textId="77777777" w:rsidTr="00B27D95">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EE7120F" w14:textId="77777777" w:rsidR="00AF06E1" w:rsidRPr="00833803" w:rsidRDefault="00AF06E1" w:rsidP="00E35F6C">
            <w:pPr>
              <w:widowControl w:val="0"/>
              <w:spacing w:after="120"/>
              <w:rPr>
                <w:rFonts w:ascii="Segoe UI" w:eastAsiaTheme="minorEastAsia" w:hAnsi="Segoe UI" w:cs="Segoe UI"/>
                <w:b w:val="0"/>
                <w:bCs w:val="0"/>
                <w:sz w:val="24"/>
                <w:szCs w:val="24"/>
              </w:rPr>
            </w:pPr>
            <w:r w:rsidRPr="00833803">
              <w:rPr>
                <w:rFonts w:ascii="Segoe UI" w:hAnsi="Segoe UI" w:cs="Segoe UI"/>
                <w:b w:val="0"/>
                <w:bCs w:val="0"/>
                <w:color w:val="000000"/>
                <w:sz w:val="24"/>
                <w:szCs w:val="24"/>
              </w:rPr>
              <w:t>Afforestation rate (Forest land expansion)</w:t>
            </w:r>
          </w:p>
        </w:tc>
        <w:tc>
          <w:tcPr>
            <w:tcW w:w="2374" w:type="dxa"/>
            <w:vAlign w:val="center"/>
          </w:tcPr>
          <w:p w14:paraId="61ACB2B9" w14:textId="77777777" w:rsidR="00AF06E1" w:rsidRPr="00833803" w:rsidRDefault="00AF06E1" w:rsidP="00E35F6C">
            <w:pPr>
              <w:widowControl w:val="0"/>
              <w:spacing w:after="120"/>
              <w:cnfStyle w:val="000000100000" w:firstRow="0" w:lastRow="0" w:firstColumn="0" w:lastColumn="0" w:oddVBand="0" w:evenVBand="0" w:oddHBand="1" w:evenHBand="0" w:firstRowFirstColumn="0" w:firstRowLastColumn="0" w:lastRowFirstColumn="0" w:lastRowLastColumn="0"/>
              <w:rPr>
                <w:rFonts w:ascii="Segoe UI" w:eastAsiaTheme="minorEastAsia" w:hAnsi="Segoe UI" w:cs="Segoe UI"/>
                <w:sz w:val="24"/>
                <w:szCs w:val="24"/>
              </w:rPr>
            </w:pPr>
            <w:r w:rsidRPr="00833803">
              <w:rPr>
                <w:rFonts w:ascii="Segoe UI" w:hAnsi="Segoe UI" w:cs="Segoe UI"/>
                <w:color w:val="000000"/>
                <w:sz w:val="24"/>
                <w:szCs w:val="24"/>
              </w:rPr>
              <w:t>Not considered</w:t>
            </w:r>
          </w:p>
        </w:tc>
        <w:tc>
          <w:tcPr>
            <w:tcW w:w="3800" w:type="dxa"/>
            <w:vAlign w:val="center"/>
          </w:tcPr>
          <w:p w14:paraId="395144EA" w14:textId="77777777" w:rsidR="00AF06E1" w:rsidRPr="00833803" w:rsidRDefault="00AF06E1" w:rsidP="00E35F6C">
            <w:pPr>
              <w:widowControl w:val="0"/>
              <w:spacing w:after="120"/>
              <w:cnfStyle w:val="000000100000" w:firstRow="0" w:lastRow="0" w:firstColumn="0" w:lastColumn="0" w:oddVBand="0" w:evenVBand="0" w:oddHBand="1" w:evenHBand="0" w:firstRowFirstColumn="0" w:firstRowLastColumn="0" w:lastRowFirstColumn="0" w:lastRowLastColumn="0"/>
              <w:rPr>
                <w:rFonts w:ascii="Segoe UI" w:eastAsiaTheme="minorEastAsia" w:hAnsi="Segoe UI" w:cs="Segoe UI"/>
                <w:sz w:val="24"/>
                <w:szCs w:val="24"/>
              </w:rPr>
            </w:pPr>
            <w:r w:rsidRPr="00833803">
              <w:rPr>
                <w:rFonts w:ascii="Segoe UI" w:hAnsi="Segoe UI" w:cs="Segoe UI"/>
                <w:color w:val="000000"/>
                <w:sz w:val="24"/>
                <w:szCs w:val="24"/>
              </w:rPr>
              <w:t xml:space="preserve">Gradual forest expansion explicitly represented </w:t>
            </w:r>
          </w:p>
        </w:tc>
      </w:tr>
      <w:tr w:rsidR="00AF06E1" w:rsidRPr="00833803" w14:paraId="527FBA4A" w14:textId="77777777" w:rsidTr="00B27D95">
        <w:trPr>
          <w:trHeight w:val="962"/>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384C5D1" w14:textId="77777777" w:rsidR="00AF06E1" w:rsidRPr="00833803" w:rsidRDefault="00AF06E1" w:rsidP="00E35F6C">
            <w:pPr>
              <w:widowControl w:val="0"/>
              <w:spacing w:after="120"/>
              <w:rPr>
                <w:rFonts w:ascii="Segoe UI" w:eastAsiaTheme="minorEastAsia" w:hAnsi="Segoe UI" w:cs="Segoe UI"/>
                <w:b w:val="0"/>
                <w:bCs w:val="0"/>
                <w:sz w:val="24"/>
                <w:szCs w:val="24"/>
              </w:rPr>
            </w:pPr>
            <w:r w:rsidRPr="00833803">
              <w:rPr>
                <w:rFonts w:ascii="Segoe UI" w:hAnsi="Segoe UI" w:cs="Segoe UI"/>
                <w:b w:val="0"/>
                <w:bCs w:val="0"/>
                <w:color w:val="000000"/>
                <w:sz w:val="24"/>
                <w:szCs w:val="24"/>
              </w:rPr>
              <w:t>Carbon intake rate</w:t>
            </w:r>
          </w:p>
        </w:tc>
        <w:tc>
          <w:tcPr>
            <w:tcW w:w="2374" w:type="dxa"/>
            <w:vAlign w:val="center"/>
          </w:tcPr>
          <w:p w14:paraId="27A5B220" w14:textId="77777777" w:rsidR="00AF06E1" w:rsidRPr="00833803" w:rsidRDefault="00AF06E1" w:rsidP="00E35F6C">
            <w:pPr>
              <w:widowControl w:val="0"/>
              <w:spacing w:after="120"/>
              <w:cnfStyle w:val="000000000000" w:firstRow="0" w:lastRow="0" w:firstColumn="0" w:lastColumn="0" w:oddVBand="0" w:evenVBand="0" w:oddHBand="0" w:evenHBand="0" w:firstRowFirstColumn="0" w:firstRowLastColumn="0" w:lastRowFirstColumn="0" w:lastRowLastColumn="0"/>
              <w:rPr>
                <w:rFonts w:ascii="Segoe UI" w:eastAsiaTheme="minorEastAsia" w:hAnsi="Segoe UI" w:cs="Segoe UI"/>
                <w:sz w:val="24"/>
                <w:szCs w:val="24"/>
              </w:rPr>
            </w:pPr>
            <w:r w:rsidRPr="00833803">
              <w:rPr>
                <w:rFonts w:ascii="Segoe UI" w:hAnsi="Segoe UI" w:cs="Segoe UI"/>
                <w:color w:val="000000"/>
                <w:sz w:val="24"/>
                <w:szCs w:val="24"/>
              </w:rPr>
              <w:t>Based on a fixed forest age (20 years)</w:t>
            </w:r>
          </w:p>
        </w:tc>
        <w:tc>
          <w:tcPr>
            <w:tcW w:w="3800" w:type="dxa"/>
            <w:vAlign w:val="center"/>
          </w:tcPr>
          <w:p w14:paraId="1AAF4F3E" w14:textId="77777777" w:rsidR="00AF06E1" w:rsidRPr="00833803" w:rsidRDefault="00AF06E1" w:rsidP="00E35F6C">
            <w:pPr>
              <w:widowControl w:val="0"/>
              <w:spacing w:after="120"/>
              <w:cnfStyle w:val="000000000000" w:firstRow="0" w:lastRow="0" w:firstColumn="0" w:lastColumn="0" w:oddVBand="0" w:evenVBand="0" w:oddHBand="0" w:evenHBand="0" w:firstRowFirstColumn="0" w:firstRowLastColumn="0" w:lastRowFirstColumn="0" w:lastRowLastColumn="0"/>
              <w:rPr>
                <w:rFonts w:ascii="Segoe UI" w:eastAsiaTheme="minorEastAsia" w:hAnsi="Segoe UI" w:cs="Segoe UI"/>
                <w:sz w:val="24"/>
                <w:szCs w:val="24"/>
              </w:rPr>
            </w:pPr>
            <w:r w:rsidRPr="00833803">
              <w:rPr>
                <w:rFonts w:ascii="Segoe UI" w:hAnsi="Segoe UI" w:cs="Segoe UI"/>
                <w:color w:val="000000"/>
                <w:sz w:val="24"/>
                <w:szCs w:val="24"/>
              </w:rPr>
              <w:t>Based on full forest growth over the lifetime (</w:t>
            </w:r>
            <w:proofErr w:type="spellStart"/>
            <w:r w:rsidRPr="00B656D5">
              <w:rPr>
                <w:rFonts w:ascii="Segoe UI" w:hAnsi="Segoe UI" w:cs="Segoe UI"/>
                <w:color w:val="215E99" w:themeColor="text2" w:themeTint="BF"/>
                <w:sz w:val="24"/>
                <w:szCs w:val="24"/>
              </w:rPr>
              <w:t>Sohngen</w:t>
            </w:r>
            <w:proofErr w:type="spellEnd"/>
            <w:r w:rsidRPr="00B656D5">
              <w:rPr>
                <w:rFonts w:ascii="Segoe UI" w:hAnsi="Segoe UI" w:cs="Segoe UI"/>
                <w:color w:val="215E99" w:themeColor="text2" w:themeTint="BF"/>
                <w:sz w:val="24"/>
                <w:szCs w:val="24"/>
              </w:rPr>
              <w:t xml:space="preserve"> et al., 2009</w:t>
            </w:r>
            <w:r w:rsidRPr="00833803">
              <w:rPr>
                <w:rFonts w:ascii="Segoe UI" w:hAnsi="Segoe UI" w:cs="Segoe UI"/>
                <w:color w:val="000000"/>
                <w:sz w:val="24"/>
                <w:szCs w:val="24"/>
              </w:rPr>
              <w:t>)</w:t>
            </w:r>
          </w:p>
        </w:tc>
      </w:tr>
      <w:tr w:rsidR="00AF06E1" w:rsidRPr="00833803" w14:paraId="30B32174" w14:textId="77777777" w:rsidTr="00B27D95">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91A8EA4" w14:textId="77777777" w:rsidR="00AF06E1" w:rsidRPr="00833803" w:rsidRDefault="00AF06E1" w:rsidP="00E35F6C">
            <w:pPr>
              <w:widowControl w:val="0"/>
              <w:spacing w:after="120"/>
              <w:rPr>
                <w:rFonts w:ascii="Segoe UI" w:eastAsiaTheme="minorEastAsia" w:hAnsi="Segoe UI" w:cs="Segoe UI"/>
                <w:b w:val="0"/>
                <w:bCs w:val="0"/>
                <w:sz w:val="24"/>
                <w:szCs w:val="24"/>
              </w:rPr>
            </w:pPr>
            <w:r w:rsidRPr="00833803">
              <w:rPr>
                <w:rFonts w:ascii="Segoe UI" w:hAnsi="Segoe UI" w:cs="Segoe UI"/>
                <w:b w:val="0"/>
                <w:bCs w:val="0"/>
                <w:color w:val="000000"/>
                <w:sz w:val="24"/>
                <w:szCs w:val="24"/>
              </w:rPr>
              <w:t>Afforestation land</w:t>
            </w:r>
          </w:p>
        </w:tc>
        <w:tc>
          <w:tcPr>
            <w:tcW w:w="2374" w:type="dxa"/>
            <w:vAlign w:val="center"/>
          </w:tcPr>
          <w:p w14:paraId="5ADED051" w14:textId="77777777" w:rsidR="00AF06E1" w:rsidRPr="00833803" w:rsidRDefault="00AF06E1" w:rsidP="00E35F6C">
            <w:pPr>
              <w:widowControl w:val="0"/>
              <w:spacing w:after="120"/>
              <w:cnfStyle w:val="000000100000" w:firstRow="0" w:lastRow="0" w:firstColumn="0" w:lastColumn="0" w:oddVBand="0" w:evenVBand="0" w:oddHBand="1" w:evenHBand="0" w:firstRowFirstColumn="0" w:firstRowLastColumn="0" w:lastRowFirstColumn="0" w:lastRowLastColumn="0"/>
              <w:rPr>
                <w:rFonts w:ascii="Segoe UI" w:eastAsiaTheme="minorEastAsia" w:hAnsi="Segoe UI" w:cs="Segoe UI"/>
                <w:sz w:val="24"/>
                <w:szCs w:val="24"/>
              </w:rPr>
            </w:pPr>
            <w:r w:rsidRPr="00833803">
              <w:rPr>
                <w:rFonts w:ascii="Segoe UI" w:hAnsi="Segoe UI" w:cs="Segoe UI"/>
                <w:color w:val="000000"/>
                <w:sz w:val="24"/>
                <w:szCs w:val="24"/>
              </w:rPr>
              <w:t>Determined by policy-driven demand</w:t>
            </w:r>
          </w:p>
        </w:tc>
        <w:tc>
          <w:tcPr>
            <w:tcW w:w="3800" w:type="dxa"/>
            <w:vAlign w:val="center"/>
          </w:tcPr>
          <w:p w14:paraId="30EA89BF" w14:textId="77777777" w:rsidR="00AF06E1" w:rsidRPr="00833803" w:rsidRDefault="00AF06E1" w:rsidP="00E35F6C">
            <w:pPr>
              <w:widowControl w:val="0"/>
              <w:spacing w:after="120"/>
              <w:cnfStyle w:val="000000100000" w:firstRow="0" w:lastRow="0" w:firstColumn="0" w:lastColumn="0" w:oddVBand="0" w:evenVBand="0" w:oddHBand="1" w:evenHBand="0" w:firstRowFirstColumn="0" w:firstRowLastColumn="0" w:lastRowFirstColumn="0" w:lastRowLastColumn="0"/>
              <w:rPr>
                <w:rFonts w:ascii="Segoe UI" w:eastAsiaTheme="minorEastAsia" w:hAnsi="Segoe UI" w:cs="Segoe UI"/>
                <w:sz w:val="24"/>
                <w:szCs w:val="24"/>
              </w:rPr>
            </w:pPr>
            <w:r w:rsidRPr="00833803">
              <w:rPr>
                <w:rFonts w:ascii="Segoe UI" w:hAnsi="Segoe UI" w:cs="Segoe UI"/>
                <w:color w:val="000000"/>
                <w:sz w:val="24"/>
                <w:szCs w:val="24"/>
              </w:rPr>
              <w:t xml:space="preserve">Restricted to available unused land </w:t>
            </w:r>
          </w:p>
        </w:tc>
      </w:tr>
      <w:tr w:rsidR="00AF06E1" w:rsidRPr="00833803" w14:paraId="63B0645A" w14:textId="77777777" w:rsidTr="00B27D95">
        <w:trPr>
          <w:trHeight w:val="633"/>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3173A67" w14:textId="77777777" w:rsidR="00AF06E1" w:rsidRPr="00833803" w:rsidRDefault="00AF06E1" w:rsidP="00E35F6C">
            <w:pPr>
              <w:widowControl w:val="0"/>
              <w:spacing w:after="120"/>
              <w:rPr>
                <w:rFonts w:ascii="Segoe UI" w:eastAsiaTheme="minorEastAsia" w:hAnsi="Segoe UI" w:cs="Segoe UI"/>
                <w:b w:val="0"/>
                <w:bCs w:val="0"/>
                <w:sz w:val="24"/>
                <w:szCs w:val="24"/>
              </w:rPr>
            </w:pPr>
            <w:r w:rsidRPr="00833803">
              <w:rPr>
                <w:rFonts w:ascii="Segoe UI" w:hAnsi="Segoe UI" w:cs="Segoe UI"/>
                <w:b w:val="0"/>
                <w:bCs w:val="0"/>
                <w:color w:val="000000"/>
                <w:sz w:val="24"/>
                <w:szCs w:val="24"/>
              </w:rPr>
              <w:t>Afforestation cost</w:t>
            </w:r>
          </w:p>
        </w:tc>
        <w:tc>
          <w:tcPr>
            <w:tcW w:w="2374" w:type="dxa"/>
            <w:vAlign w:val="center"/>
          </w:tcPr>
          <w:p w14:paraId="0D286467" w14:textId="77777777" w:rsidR="00AF06E1" w:rsidRPr="00833803" w:rsidRDefault="00AF06E1" w:rsidP="00E35F6C">
            <w:pPr>
              <w:widowControl w:val="0"/>
              <w:spacing w:after="120"/>
              <w:cnfStyle w:val="000000000000" w:firstRow="0" w:lastRow="0" w:firstColumn="0" w:lastColumn="0" w:oddVBand="0" w:evenVBand="0" w:oddHBand="0" w:evenHBand="0" w:firstRowFirstColumn="0" w:firstRowLastColumn="0" w:lastRowFirstColumn="0" w:lastRowLastColumn="0"/>
              <w:rPr>
                <w:rFonts w:ascii="Segoe UI" w:eastAsiaTheme="minorEastAsia" w:hAnsi="Segoe UI" w:cs="Segoe UI"/>
                <w:sz w:val="24"/>
                <w:szCs w:val="24"/>
              </w:rPr>
            </w:pPr>
            <w:r w:rsidRPr="00833803">
              <w:rPr>
                <w:rFonts w:ascii="Segoe UI" w:hAnsi="Segoe UI" w:cs="Segoe UI"/>
                <w:sz w:val="24"/>
                <w:szCs w:val="24"/>
              </w:rPr>
              <w:t>Considered in policy driven demand</w:t>
            </w:r>
          </w:p>
        </w:tc>
        <w:tc>
          <w:tcPr>
            <w:tcW w:w="3800" w:type="dxa"/>
            <w:vAlign w:val="center"/>
          </w:tcPr>
          <w:p w14:paraId="61A074DE" w14:textId="77777777" w:rsidR="00AF06E1" w:rsidRPr="00833803" w:rsidRDefault="00AF06E1" w:rsidP="00E35F6C">
            <w:pPr>
              <w:widowControl w:val="0"/>
              <w:spacing w:after="120"/>
              <w:cnfStyle w:val="000000000000" w:firstRow="0" w:lastRow="0" w:firstColumn="0" w:lastColumn="0" w:oddVBand="0" w:evenVBand="0" w:oddHBand="0" w:evenHBand="0" w:firstRowFirstColumn="0" w:firstRowLastColumn="0" w:lastRowFirstColumn="0" w:lastRowLastColumn="0"/>
              <w:rPr>
                <w:rFonts w:ascii="Segoe UI" w:eastAsiaTheme="minorEastAsia" w:hAnsi="Segoe UI" w:cs="Segoe UI"/>
                <w:sz w:val="24"/>
                <w:szCs w:val="24"/>
              </w:rPr>
            </w:pPr>
            <w:r w:rsidRPr="00833803">
              <w:rPr>
                <w:rFonts w:ascii="Segoe UI" w:hAnsi="Segoe UI" w:cs="Segoe UI"/>
                <w:color w:val="000000"/>
                <w:sz w:val="24"/>
                <w:szCs w:val="24"/>
              </w:rPr>
              <w:t>Calculate explicitly after carbon sequestration calculated</w:t>
            </w:r>
          </w:p>
        </w:tc>
      </w:tr>
    </w:tbl>
    <w:p w14:paraId="112F3825" w14:textId="77777777" w:rsidR="00AF06E1" w:rsidRPr="00833803" w:rsidRDefault="00AF06E1" w:rsidP="008D0087">
      <w:pPr>
        <w:pStyle w:val="isselectedend"/>
        <w:rPr>
          <w:rFonts w:ascii="Segoe UI" w:hAnsi="Segoe UI" w:cs="Segoe UI"/>
          <w:color w:val="000000"/>
          <w:lang w:val="en-US"/>
        </w:rPr>
      </w:pPr>
    </w:p>
    <w:p w14:paraId="35D7BE24" w14:textId="77777777" w:rsidR="00C609C6" w:rsidRPr="00833803" w:rsidRDefault="00C609C6">
      <w:pPr>
        <w:spacing w:after="160" w:line="278" w:lineRule="auto"/>
        <w:rPr>
          <w:rFonts w:ascii="Segoe UI" w:eastAsiaTheme="majorEastAsia" w:hAnsi="Segoe UI" w:cs="Segoe UI"/>
          <w:b/>
          <w:bCs/>
          <w:color w:val="000000"/>
        </w:rPr>
      </w:pPr>
      <w:r w:rsidRPr="00833803">
        <w:rPr>
          <w:rFonts w:ascii="Segoe UI" w:hAnsi="Segoe UI" w:cs="Segoe UI"/>
          <w:b/>
          <w:bCs/>
          <w:color w:val="000000"/>
        </w:rPr>
        <w:br w:type="page"/>
      </w:r>
    </w:p>
    <w:p w14:paraId="77DEEF5B" w14:textId="1FA2710D" w:rsidR="008D0087" w:rsidRPr="00833803" w:rsidRDefault="008D0087" w:rsidP="008D0087">
      <w:pPr>
        <w:pStyle w:val="Heading3"/>
        <w:rPr>
          <w:rFonts w:ascii="Segoe UI" w:hAnsi="Segoe UI" w:cs="Segoe UI"/>
          <w:b/>
          <w:bCs/>
          <w:color w:val="000000"/>
          <w:sz w:val="24"/>
          <w:szCs w:val="24"/>
        </w:rPr>
      </w:pPr>
      <w:r w:rsidRPr="00833803">
        <w:rPr>
          <w:rFonts w:ascii="Segoe UI" w:hAnsi="Segoe UI" w:cs="Segoe UI"/>
          <w:b/>
          <w:bCs/>
          <w:color w:val="000000"/>
          <w:sz w:val="24"/>
          <w:szCs w:val="24"/>
        </w:rPr>
        <w:lastRenderedPageBreak/>
        <w:t>S2.2 Forest Growth Parameters</w:t>
      </w:r>
    </w:p>
    <w:p w14:paraId="523CF4A8" w14:textId="47CF7AD9" w:rsidR="00C609C6" w:rsidRPr="00833803" w:rsidRDefault="008D0087" w:rsidP="00C609C6">
      <w:pPr>
        <w:pStyle w:val="isselectedend"/>
        <w:rPr>
          <w:rStyle w:val="Emphasis"/>
          <w:rFonts w:ascii="Segoe UI" w:hAnsi="Segoe UI" w:cs="Segoe UI"/>
          <w:i w:val="0"/>
          <w:iCs w:val="0"/>
          <w:color w:val="000000"/>
        </w:rPr>
      </w:pPr>
      <w:r w:rsidRPr="00833803">
        <w:rPr>
          <w:rFonts w:ascii="Segoe UI" w:hAnsi="Segoe UI" w:cs="Segoe UI"/>
          <w:color w:val="000000"/>
        </w:rPr>
        <w:t>Potential biomass carbon stock densities were assigned according to IPCC agroecological zones based on climate and humidity classes (Table S3). These values were used together with the timber yield function to estimate biomass accumulation and carbon sequestration.</w:t>
      </w:r>
    </w:p>
    <w:p w14:paraId="6984A759" w14:textId="327BCB8F" w:rsidR="008D0087" w:rsidRPr="00833803" w:rsidRDefault="008D0087" w:rsidP="008D0087">
      <w:pPr>
        <w:pStyle w:val="isselectedend"/>
        <w:rPr>
          <w:rStyle w:val="Emphasis"/>
          <w:rFonts w:ascii="Segoe UI" w:eastAsiaTheme="majorEastAsia" w:hAnsi="Segoe UI" w:cs="Segoe UI"/>
          <w:b/>
          <w:bCs/>
          <w:color w:val="000000"/>
        </w:rPr>
      </w:pPr>
      <w:r w:rsidRPr="00833803">
        <w:rPr>
          <w:rStyle w:val="Emphasis"/>
          <w:rFonts w:ascii="Segoe UI" w:eastAsiaTheme="majorEastAsia" w:hAnsi="Segoe UI" w:cs="Segoe UI"/>
          <w:b/>
          <w:bCs/>
          <w:color w:val="000000"/>
        </w:rPr>
        <w:t>Table S3. Forest type and biomass carbon stock density by agroecological zone.</w:t>
      </w:r>
    </w:p>
    <w:tbl>
      <w:tblPr>
        <w:tblStyle w:val="PlainTable5"/>
        <w:tblW w:w="9962" w:type="dxa"/>
        <w:tblInd w:w="-851" w:type="dxa"/>
        <w:tblLayout w:type="fixed"/>
        <w:tblLook w:val="04A0" w:firstRow="1" w:lastRow="0" w:firstColumn="1" w:lastColumn="0" w:noHBand="0" w:noVBand="1"/>
      </w:tblPr>
      <w:tblGrid>
        <w:gridCol w:w="1560"/>
        <w:gridCol w:w="1701"/>
        <w:gridCol w:w="3402"/>
        <w:gridCol w:w="3299"/>
      </w:tblGrid>
      <w:tr w:rsidR="00241378" w:rsidRPr="00833803" w14:paraId="103DC3B8" w14:textId="77777777" w:rsidTr="00B27D95">
        <w:trPr>
          <w:cnfStyle w:val="100000000000" w:firstRow="1" w:lastRow="0" w:firstColumn="0" w:lastColumn="0" w:oddVBand="0" w:evenVBand="0" w:oddHBand="0" w:evenHBand="0" w:firstRowFirstColumn="0" w:firstRowLastColumn="0" w:lastRowFirstColumn="0" w:lastRowLastColumn="0"/>
          <w:trHeight w:val="1170"/>
        </w:trPr>
        <w:tc>
          <w:tcPr>
            <w:cnfStyle w:val="001000000100" w:firstRow="0" w:lastRow="0" w:firstColumn="1" w:lastColumn="0" w:oddVBand="0" w:evenVBand="0" w:oddHBand="0" w:evenHBand="0" w:firstRowFirstColumn="1" w:firstRowLastColumn="0" w:lastRowFirstColumn="0" w:lastRowLastColumn="0"/>
            <w:tcW w:w="1560" w:type="dxa"/>
            <w:hideMark/>
          </w:tcPr>
          <w:p w14:paraId="316121DF" w14:textId="77777777" w:rsidR="00241378" w:rsidRPr="00833803" w:rsidRDefault="00241378" w:rsidP="00E35F6C">
            <w:pPr>
              <w:jc w:val="both"/>
              <w:rPr>
                <w:rFonts w:ascii="Segoe UI" w:hAnsi="Segoe UI" w:cs="Segoe UI"/>
                <w:i w:val="0"/>
                <w:iCs w:val="0"/>
                <w:sz w:val="24"/>
              </w:rPr>
            </w:pPr>
            <w:r w:rsidRPr="00833803">
              <w:rPr>
                <w:rFonts w:ascii="Segoe UI" w:hAnsi="Segoe UI" w:cs="Segoe UI"/>
                <w:i w:val="0"/>
                <w:iCs w:val="0"/>
                <w:sz w:val="24"/>
              </w:rPr>
              <w:t>Climate</w:t>
            </w:r>
          </w:p>
        </w:tc>
        <w:tc>
          <w:tcPr>
            <w:tcW w:w="1701" w:type="dxa"/>
            <w:hideMark/>
          </w:tcPr>
          <w:p w14:paraId="765D3C9A" w14:textId="77777777" w:rsidR="00241378" w:rsidRPr="00833803" w:rsidRDefault="00241378" w:rsidP="00E35F6C">
            <w:pPr>
              <w:jc w:val="both"/>
              <w:cnfStyle w:val="100000000000" w:firstRow="1" w:lastRow="0" w:firstColumn="0" w:lastColumn="0" w:oddVBand="0" w:evenVBand="0" w:oddHBand="0" w:evenHBand="0" w:firstRowFirstColumn="0" w:firstRowLastColumn="0" w:lastRowFirstColumn="0" w:lastRowLastColumn="0"/>
              <w:rPr>
                <w:rFonts w:ascii="Segoe UI" w:hAnsi="Segoe UI" w:cs="Segoe UI"/>
                <w:i w:val="0"/>
                <w:iCs w:val="0"/>
                <w:sz w:val="24"/>
              </w:rPr>
            </w:pPr>
            <w:r w:rsidRPr="00833803">
              <w:rPr>
                <w:rFonts w:ascii="Segoe UI" w:hAnsi="Segoe UI" w:cs="Segoe UI"/>
                <w:i w:val="0"/>
                <w:iCs w:val="0"/>
                <w:sz w:val="24"/>
              </w:rPr>
              <w:t xml:space="preserve">Humidity </w:t>
            </w:r>
          </w:p>
        </w:tc>
        <w:tc>
          <w:tcPr>
            <w:tcW w:w="3402" w:type="dxa"/>
          </w:tcPr>
          <w:p w14:paraId="71EAE2EB" w14:textId="77777777" w:rsidR="00241378" w:rsidRPr="00833803" w:rsidRDefault="00241378" w:rsidP="00E35F6C">
            <w:pPr>
              <w:jc w:val="both"/>
              <w:cnfStyle w:val="100000000000" w:firstRow="1" w:lastRow="0" w:firstColumn="0" w:lastColumn="0" w:oddVBand="0" w:evenVBand="0" w:oddHBand="0" w:evenHBand="0" w:firstRowFirstColumn="0" w:firstRowLastColumn="0" w:lastRowFirstColumn="0" w:lastRowLastColumn="0"/>
              <w:rPr>
                <w:rFonts w:ascii="Segoe UI" w:hAnsi="Segoe UI" w:cs="Segoe UI"/>
                <w:sz w:val="24"/>
              </w:rPr>
            </w:pPr>
            <w:r w:rsidRPr="00833803">
              <w:rPr>
                <w:rFonts w:ascii="Segoe UI" w:hAnsi="Segoe UI" w:cs="Segoe UI"/>
                <w:i w:val="0"/>
                <w:iCs w:val="0"/>
                <w:sz w:val="24"/>
              </w:rPr>
              <w:t>Forest type/</w:t>
            </w:r>
          </w:p>
          <w:p w14:paraId="5B103EB1" w14:textId="77777777" w:rsidR="00241378" w:rsidRPr="00833803" w:rsidRDefault="00241378" w:rsidP="00E35F6C">
            <w:pPr>
              <w:jc w:val="both"/>
              <w:cnfStyle w:val="100000000000" w:firstRow="1" w:lastRow="0" w:firstColumn="0" w:lastColumn="0" w:oddVBand="0" w:evenVBand="0" w:oddHBand="0" w:evenHBand="0" w:firstRowFirstColumn="0" w:firstRowLastColumn="0" w:lastRowFirstColumn="0" w:lastRowLastColumn="0"/>
              <w:rPr>
                <w:rFonts w:ascii="Segoe UI" w:hAnsi="Segoe UI" w:cs="Segoe UI"/>
                <w:sz w:val="24"/>
              </w:rPr>
            </w:pPr>
            <w:r w:rsidRPr="00833803">
              <w:rPr>
                <w:rFonts w:ascii="Segoe UI" w:hAnsi="Segoe UI" w:cs="Segoe UI"/>
                <w:i w:val="0"/>
                <w:iCs w:val="0"/>
                <w:sz w:val="24"/>
              </w:rPr>
              <w:t>Ecological Zone</w:t>
            </w:r>
          </w:p>
        </w:tc>
        <w:tc>
          <w:tcPr>
            <w:tcW w:w="3299" w:type="dxa"/>
          </w:tcPr>
          <w:p w14:paraId="1941E6BE" w14:textId="77777777" w:rsidR="00241378" w:rsidRPr="00833803" w:rsidRDefault="00241378" w:rsidP="00E35F6C">
            <w:pPr>
              <w:cnfStyle w:val="100000000000" w:firstRow="1" w:lastRow="0" w:firstColumn="0" w:lastColumn="0" w:oddVBand="0" w:evenVBand="0" w:oddHBand="0" w:evenHBand="0" w:firstRowFirstColumn="0" w:firstRowLastColumn="0" w:lastRowFirstColumn="0" w:lastRowLastColumn="0"/>
              <w:rPr>
                <w:rFonts w:ascii="Segoe UI" w:hAnsi="Segoe UI" w:cs="Segoe UI"/>
                <w:i w:val="0"/>
                <w:iCs w:val="0"/>
                <w:sz w:val="24"/>
              </w:rPr>
            </w:pPr>
            <w:r w:rsidRPr="00833803">
              <w:rPr>
                <w:rFonts w:ascii="Segoe UI" w:hAnsi="Segoe UI" w:cs="Segoe UI"/>
                <w:i w:val="0"/>
                <w:iCs w:val="0"/>
                <w:sz w:val="24"/>
              </w:rPr>
              <w:t xml:space="preserve">Potential carbon stock Density (tonnes </w:t>
            </w:r>
            <w:proofErr w:type="spellStart"/>
            <w:r w:rsidRPr="00833803">
              <w:rPr>
                <w:rFonts w:ascii="Segoe UI" w:hAnsi="Segoe UI" w:cs="Segoe UI"/>
                <w:i w:val="0"/>
                <w:iCs w:val="0"/>
                <w:sz w:val="24"/>
              </w:rPr>
              <w:t>d.m.</w:t>
            </w:r>
            <w:proofErr w:type="spellEnd"/>
            <w:r w:rsidRPr="00833803">
              <w:rPr>
                <w:rFonts w:ascii="Segoe UI" w:hAnsi="Segoe UI" w:cs="Segoe UI"/>
                <w:i w:val="0"/>
                <w:iCs w:val="0"/>
                <w:sz w:val="24"/>
              </w:rPr>
              <w:t xml:space="preserve"> ha-1) (IPCC, 2016 Table 4.12)</w:t>
            </w:r>
          </w:p>
        </w:tc>
      </w:tr>
      <w:tr w:rsidR="00241378" w:rsidRPr="00833803" w14:paraId="4799C2FF" w14:textId="77777777" w:rsidTr="00B27D95">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1560" w:type="dxa"/>
            <w:hideMark/>
          </w:tcPr>
          <w:p w14:paraId="2C8A2244" w14:textId="77777777" w:rsidR="00241378" w:rsidRPr="00833803" w:rsidRDefault="00241378" w:rsidP="00E35F6C">
            <w:pPr>
              <w:jc w:val="both"/>
              <w:rPr>
                <w:rFonts w:ascii="Segoe UI" w:hAnsi="Segoe UI" w:cs="Segoe UI"/>
                <w:i w:val="0"/>
                <w:iCs w:val="0"/>
                <w:sz w:val="24"/>
              </w:rPr>
            </w:pPr>
            <w:r w:rsidRPr="00833803">
              <w:rPr>
                <w:rFonts w:ascii="Segoe UI" w:hAnsi="Segoe UI" w:cs="Segoe UI"/>
                <w:i w:val="0"/>
                <w:iCs w:val="0"/>
                <w:sz w:val="24"/>
              </w:rPr>
              <w:t>Tropical</w:t>
            </w:r>
          </w:p>
        </w:tc>
        <w:tc>
          <w:tcPr>
            <w:tcW w:w="1701" w:type="dxa"/>
            <w:hideMark/>
          </w:tcPr>
          <w:p w14:paraId="4A515BED"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Arid</w:t>
            </w:r>
          </w:p>
        </w:tc>
        <w:tc>
          <w:tcPr>
            <w:tcW w:w="3402" w:type="dxa"/>
          </w:tcPr>
          <w:p w14:paraId="2E40690B"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Tropical shrubland</w:t>
            </w:r>
          </w:p>
        </w:tc>
        <w:tc>
          <w:tcPr>
            <w:tcW w:w="3299" w:type="dxa"/>
          </w:tcPr>
          <w:p w14:paraId="780A8B95"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30</w:t>
            </w:r>
          </w:p>
        </w:tc>
      </w:tr>
      <w:tr w:rsidR="00241378" w:rsidRPr="00833803" w14:paraId="3648E476" w14:textId="77777777" w:rsidTr="00B27D95">
        <w:trPr>
          <w:trHeight w:val="308"/>
        </w:trPr>
        <w:tc>
          <w:tcPr>
            <w:cnfStyle w:val="001000000000" w:firstRow="0" w:lastRow="0" w:firstColumn="1" w:lastColumn="0" w:oddVBand="0" w:evenVBand="0" w:oddHBand="0" w:evenHBand="0" w:firstRowFirstColumn="0" w:firstRowLastColumn="0" w:lastRowFirstColumn="0" w:lastRowLastColumn="0"/>
            <w:tcW w:w="1560" w:type="dxa"/>
            <w:hideMark/>
          </w:tcPr>
          <w:p w14:paraId="70DA91D1" w14:textId="77777777" w:rsidR="00241378" w:rsidRPr="00833803" w:rsidRDefault="00241378" w:rsidP="00E35F6C">
            <w:pPr>
              <w:jc w:val="both"/>
              <w:rPr>
                <w:rFonts w:ascii="Segoe UI" w:hAnsi="Segoe UI" w:cs="Segoe UI"/>
                <w:i w:val="0"/>
                <w:iCs w:val="0"/>
                <w:sz w:val="24"/>
              </w:rPr>
            </w:pPr>
            <w:r w:rsidRPr="00833803">
              <w:rPr>
                <w:rFonts w:ascii="Segoe UI" w:hAnsi="Segoe UI" w:cs="Segoe UI"/>
                <w:i w:val="0"/>
                <w:iCs w:val="0"/>
                <w:sz w:val="24"/>
              </w:rPr>
              <w:t>Tropical</w:t>
            </w:r>
          </w:p>
        </w:tc>
        <w:tc>
          <w:tcPr>
            <w:tcW w:w="1701" w:type="dxa"/>
            <w:hideMark/>
          </w:tcPr>
          <w:p w14:paraId="0C18EF52"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Dry arid</w:t>
            </w:r>
          </w:p>
        </w:tc>
        <w:tc>
          <w:tcPr>
            <w:tcW w:w="3402" w:type="dxa"/>
          </w:tcPr>
          <w:p w14:paraId="33A1E1F3"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Tropical dry forest</w:t>
            </w:r>
          </w:p>
        </w:tc>
        <w:tc>
          <w:tcPr>
            <w:tcW w:w="3299" w:type="dxa"/>
          </w:tcPr>
          <w:p w14:paraId="6465F3DA"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60</w:t>
            </w:r>
          </w:p>
        </w:tc>
      </w:tr>
      <w:tr w:rsidR="00241378" w:rsidRPr="00833803" w14:paraId="3DEEA8D6" w14:textId="77777777" w:rsidTr="00B27D95">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560" w:type="dxa"/>
            <w:hideMark/>
          </w:tcPr>
          <w:p w14:paraId="25715CC8" w14:textId="77777777" w:rsidR="00241378" w:rsidRPr="00833803" w:rsidRDefault="00241378" w:rsidP="00E35F6C">
            <w:pPr>
              <w:jc w:val="both"/>
              <w:rPr>
                <w:rFonts w:ascii="Segoe UI" w:hAnsi="Segoe UI" w:cs="Segoe UI"/>
                <w:i w:val="0"/>
                <w:iCs w:val="0"/>
                <w:sz w:val="24"/>
              </w:rPr>
            </w:pPr>
            <w:r w:rsidRPr="00833803">
              <w:rPr>
                <w:rFonts w:ascii="Segoe UI" w:hAnsi="Segoe UI" w:cs="Segoe UI"/>
                <w:i w:val="0"/>
                <w:iCs w:val="0"/>
                <w:sz w:val="24"/>
              </w:rPr>
              <w:t>Tropical</w:t>
            </w:r>
          </w:p>
        </w:tc>
        <w:tc>
          <w:tcPr>
            <w:tcW w:w="1701" w:type="dxa"/>
            <w:hideMark/>
          </w:tcPr>
          <w:p w14:paraId="09013D4D"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Moist arid</w:t>
            </w:r>
          </w:p>
        </w:tc>
        <w:tc>
          <w:tcPr>
            <w:tcW w:w="3402" w:type="dxa"/>
          </w:tcPr>
          <w:p w14:paraId="0F9961E2"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Tropical dry forest</w:t>
            </w:r>
          </w:p>
        </w:tc>
        <w:tc>
          <w:tcPr>
            <w:tcW w:w="3299" w:type="dxa"/>
          </w:tcPr>
          <w:p w14:paraId="0A4CC357"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60</w:t>
            </w:r>
          </w:p>
        </w:tc>
      </w:tr>
      <w:tr w:rsidR="00241378" w:rsidRPr="00833803" w14:paraId="39E6DD88" w14:textId="77777777" w:rsidTr="00B27D95">
        <w:trPr>
          <w:trHeight w:val="308"/>
        </w:trPr>
        <w:tc>
          <w:tcPr>
            <w:cnfStyle w:val="001000000000" w:firstRow="0" w:lastRow="0" w:firstColumn="1" w:lastColumn="0" w:oddVBand="0" w:evenVBand="0" w:oddHBand="0" w:evenHBand="0" w:firstRowFirstColumn="0" w:firstRowLastColumn="0" w:lastRowFirstColumn="0" w:lastRowLastColumn="0"/>
            <w:tcW w:w="1560" w:type="dxa"/>
            <w:hideMark/>
          </w:tcPr>
          <w:p w14:paraId="07CFF77B" w14:textId="77777777" w:rsidR="00241378" w:rsidRPr="00833803" w:rsidRDefault="00241378" w:rsidP="00E35F6C">
            <w:pPr>
              <w:jc w:val="both"/>
              <w:rPr>
                <w:rFonts w:ascii="Segoe UI" w:hAnsi="Segoe UI" w:cs="Segoe UI"/>
                <w:i w:val="0"/>
                <w:iCs w:val="0"/>
                <w:sz w:val="24"/>
              </w:rPr>
            </w:pPr>
            <w:r w:rsidRPr="00833803">
              <w:rPr>
                <w:rFonts w:ascii="Segoe UI" w:hAnsi="Segoe UI" w:cs="Segoe UI"/>
                <w:i w:val="0"/>
                <w:iCs w:val="0"/>
                <w:sz w:val="24"/>
              </w:rPr>
              <w:t>Tropical</w:t>
            </w:r>
          </w:p>
        </w:tc>
        <w:tc>
          <w:tcPr>
            <w:tcW w:w="1701" w:type="dxa"/>
            <w:hideMark/>
          </w:tcPr>
          <w:p w14:paraId="5055E613"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Subhumid</w:t>
            </w:r>
          </w:p>
        </w:tc>
        <w:tc>
          <w:tcPr>
            <w:tcW w:w="3402" w:type="dxa"/>
          </w:tcPr>
          <w:p w14:paraId="0A68502E"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Tropical moist deciduous forest</w:t>
            </w:r>
          </w:p>
        </w:tc>
        <w:tc>
          <w:tcPr>
            <w:tcW w:w="3299" w:type="dxa"/>
          </w:tcPr>
          <w:p w14:paraId="5ED8B00D"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120</w:t>
            </w:r>
          </w:p>
        </w:tc>
      </w:tr>
      <w:tr w:rsidR="00241378" w:rsidRPr="00833803" w14:paraId="14154527" w14:textId="77777777" w:rsidTr="00B27D95">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560" w:type="dxa"/>
            <w:hideMark/>
          </w:tcPr>
          <w:p w14:paraId="68CD7914" w14:textId="77777777" w:rsidR="00241378" w:rsidRPr="00833803" w:rsidRDefault="00241378" w:rsidP="00E35F6C">
            <w:pPr>
              <w:jc w:val="both"/>
              <w:rPr>
                <w:rFonts w:ascii="Segoe UI" w:hAnsi="Segoe UI" w:cs="Segoe UI"/>
                <w:i w:val="0"/>
                <w:iCs w:val="0"/>
                <w:sz w:val="24"/>
              </w:rPr>
            </w:pPr>
            <w:r w:rsidRPr="00833803">
              <w:rPr>
                <w:rFonts w:ascii="Segoe UI" w:hAnsi="Segoe UI" w:cs="Segoe UI"/>
                <w:i w:val="0"/>
                <w:iCs w:val="0"/>
                <w:sz w:val="24"/>
              </w:rPr>
              <w:t>Tropical</w:t>
            </w:r>
          </w:p>
        </w:tc>
        <w:tc>
          <w:tcPr>
            <w:tcW w:w="1701" w:type="dxa"/>
            <w:hideMark/>
          </w:tcPr>
          <w:p w14:paraId="2DAAE9D4"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Humid</w:t>
            </w:r>
          </w:p>
        </w:tc>
        <w:tc>
          <w:tcPr>
            <w:tcW w:w="3402" w:type="dxa"/>
          </w:tcPr>
          <w:p w14:paraId="10D943A2"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Tropical rain forest</w:t>
            </w:r>
          </w:p>
        </w:tc>
        <w:tc>
          <w:tcPr>
            <w:tcW w:w="3299" w:type="dxa"/>
          </w:tcPr>
          <w:p w14:paraId="7A045A9D"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150</w:t>
            </w:r>
          </w:p>
        </w:tc>
      </w:tr>
      <w:tr w:rsidR="00241378" w:rsidRPr="00833803" w14:paraId="67044C99" w14:textId="77777777" w:rsidTr="00B27D95">
        <w:trPr>
          <w:trHeight w:val="308"/>
        </w:trPr>
        <w:tc>
          <w:tcPr>
            <w:cnfStyle w:val="001000000000" w:firstRow="0" w:lastRow="0" w:firstColumn="1" w:lastColumn="0" w:oddVBand="0" w:evenVBand="0" w:oddHBand="0" w:evenHBand="0" w:firstRowFirstColumn="0" w:firstRowLastColumn="0" w:lastRowFirstColumn="0" w:lastRowLastColumn="0"/>
            <w:tcW w:w="1560" w:type="dxa"/>
            <w:hideMark/>
          </w:tcPr>
          <w:p w14:paraId="0F0AB646" w14:textId="77777777" w:rsidR="00241378" w:rsidRPr="00833803" w:rsidRDefault="00241378" w:rsidP="00E35F6C">
            <w:pPr>
              <w:jc w:val="both"/>
              <w:rPr>
                <w:rFonts w:ascii="Segoe UI" w:hAnsi="Segoe UI" w:cs="Segoe UI"/>
                <w:i w:val="0"/>
                <w:iCs w:val="0"/>
                <w:sz w:val="24"/>
              </w:rPr>
            </w:pPr>
            <w:r w:rsidRPr="00833803">
              <w:rPr>
                <w:rFonts w:ascii="Segoe UI" w:hAnsi="Segoe UI" w:cs="Segoe UI"/>
                <w:i w:val="0"/>
                <w:iCs w:val="0"/>
                <w:sz w:val="24"/>
              </w:rPr>
              <w:t>Tropical</w:t>
            </w:r>
          </w:p>
        </w:tc>
        <w:tc>
          <w:tcPr>
            <w:tcW w:w="1701" w:type="dxa"/>
            <w:hideMark/>
          </w:tcPr>
          <w:p w14:paraId="28FF4B63"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Humid dry</w:t>
            </w:r>
          </w:p>
        </w:tc>
        <w:tc>
          <w:tcPr>
            <w:tcW w:w="3402" w:type="dxa"/>
          </w:tcPr>
          <w:p w14:paraId="64FBD208"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Tropical rain forest</w:t>
            </w:r>
          </w:p>
        </w:tc>
        <w:tc>
          <w:tcPr>
            <w:tcW w:w="3299" w:type="dxa"/>
          </w:tcPr>
          <w:p w14:paraId="2BB5582C"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150</w:t>
            </w:r>
          </w:p>
        </w:tc>
      </w:tr>
      <w:tr w:rsidR="00241378" w:rsidRPr="00833803" w14:paraId="2EC8F3D5" w14:textId="77777777" w:rsidTr="00B27D95">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560" w:type="dxa"/>
            <w:hideMark/>
          </w:tcPr>
          <w:p w14:paraId="2AFB87C3" w14:textId="77777777" w:rsidR="00241378" w:rsidRPr="00833803" w:rsidRDefault="00241378" w:rsidP="00E35F6C">
            <w:pPr>
              <w:jc w:val="both"/>
              <w:rPr>
                <w:rFonts w:ascii="Segoe UI" w:hAnsi="Segoe UI" w:cs="Segoe UI"/>
                <w:i w:val="0"/>
                <w:iCs w:val="0"/>
                <w:sz w:val="24"/>
              </w:rPr>
            </w:pPr>
            <w:r w:rsidRPr="00833803">
              <w:rPr>
                <w:rFonts w:ascii="Segoe UI" w:hAnsi="Segoe UI" w:cs="Segoe UI"/>
                <w:i w:val="0"/>
                <w:iCs w:val="0"/>
                <w:sz w:val="24"/>
              </w:rPr>
              <w:t>Temperate</w:t>
            </w:r>
          </w:p>
        </w:tc>
        <w:tc>
          <w:tcPr>
            <w:tcW w:w="1701" w:type="dxa"/>
            <w:hideMark/>
          </w:tcPr>
          <w:p w14:paraId="0E941930"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Arid</w:t>
            </w:r>
          </w:p>
        </w:tc>
        <w:tc>
          <w:tcPr>
            <w:tcW w:w="3402" w:type="dxa"/>
          </w:tcPr>
          <w:p w14:paraId="6296F5A4"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Temperate Continental</w:t>
            </w:r>
          </w:p>
        </w:tc>
        <w:tc>
          <w:tcPr>
            <w:tcW w:w="3299" w:type="dxa"/>
          </w:tcPr>
          <w:p w14:paraId="545A7F0D"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100</w:t>
            </w:r>
          </w:p>
        </w:tc>
      </w:tr>
      <w:tr w:rsidR="00241378" w:rsidRPr="00833803" w14:paraId="1D86361D" w14:textId="77777777" w:rsidTr="00B27D95">
        <w:trPr>
          <w:trHeight w:val="308"/>
        </w:trPr>
        <w:tc>
          <w:tcPr>
            <w:cnfStyle w:val="001000000000" w:firstRow="0" w:lastRow="0" w:firstColumn="1" w:lastColumn="0" w:oddVBand="0" w:evenVBand="0" w:oddHBand="0" w:evenHBand="0" w:firstRowFirstColumn="0" w:firstRowLastColumn="0" w:lastRowFirstColumn="0" w:lastRowLastColumn="0"/>
            <w:tcW w:w="1560" w:type="dxa"/>
            <w:hideMark/>
          </w:tcPr>
          <w:p w14:paraId="6E3F119C" w14:textId="77777777" w:rsidR="00241378" w:rsidRPr="00833803" w:rsidRDefault="00241378" w:rsidP="00E35F6C">
            <w:pPr>
              <w:jc w:val="both"/>
              <w:rPr>
                <w:rFonts w:ascii="Segoe UI" w:hAnsi="Segoe UI" w:cs="Segoe UI"/>
                <w:i w:val="0"/>
                <w:iCs w:val="0"/>
                <w:sz w:val="24"/>
              </w:rPr>
            </w:pPr>
            <w:r w:rsidRPr="00833803">
              <w:rPr>
                <w:rFonts w:ascii="Segoe UI" w:hAnsi="Segoe UI" w:cs="Segoe UI"/>
                <w:i w:val="0"/>
                <w:iCs w:val="0"/>
                <w:sz w:val="24"/>
              </w:rPr>
              <w:t>Temperate</w:t>
            </w:r>
          </w:p>
        </w:tc>
        <w:tc>
          <w:tcPr>
            <w:tcW w:w="1701" w:type="dxa"/>
            <w:hideMark/>
          </w:tcPr>
          <w:p w14:paraId="049388B5"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Dry arid</w:t>
            </w:r>
          </w:p>
        </w:tc>
        <w:tc>
          <w:tcPr>
            <w:tcW w:w="3402" w:type="dxa"/>
          </w:tcPr>
          <w:p w14:paraId="2AF044F9"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 xml:space="preserve">Temperate </w:t>
            </w:r>
          </w:p>
          <w:p w14:paraId="5E92C74B"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Continental</w:t>
            </w:r>
          </w:p>
        </w:tc>
        <w:tc>
          <w:tcPr>
            <w:tcW w:w="3299" w:type="dxa"/>
          </w:tcPr>
          <w:p w14:paraId="3FF462FC"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100</w:t>
            </w:r>
          </w:p>
        </w:tc>
      </w:tr>
      <w:tr w:rsidR="00241378" w:rsidRPr="00833803" w14:paraId="3CC97E3F" w14:textId="77777777" w:rsidTr="00B27D95">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560" w:type="dxa"/>
          </w:tcPr>
          <w:p w14:paraId="40D6C4D6" w14:textId="77777777" w:rsidR="00241378" w:rsidRPr="00833803" w:rsidRDefault="00241378" w:rsidP="00E35F6C">
            <w:pPr>
              <w:jc w:val="both"/>
              <w:rPr>
                <w:rFonts w:ascii="Segoe UI" w:hAnsi="Segoe UI" w:cs="Segoe UI"/>
                <w:i w:val="0"/>
                <w:iCs w:val="0"/>
                <w:sz w:val="24"/>
              </w:rPr>
            </w:pPr>
            <w:r w:rsidRPr="00833803">
              <w:rPr>
                <w:rFonts w:ascii="Segoe UI" w:hAnsi="Segoe UI" w:cs="Segoe UI"/>
                <w:i w:val="0"/>
                <w:iCs w:val="0"/>
                <w:sz w:val="24"/>
              </w:rPr>
              <w:t>Temperate</w:t>
            </w:r>
          </w:p>
        </w:tc>
        <w:tc>
          <w:tcPr>
            <w:tcW w:w="1701" w:type="dxa"/>
          </w:tcPr>
          <w:p w14:paraId="0A4A1877"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Moist arid</w:t>
            </w:r>
          </w:p>
        </w:tc>
        <w:tc>
          <w:tcPr>
            <w:tcW w:w="3402" w:type="dxa"/>
          </w:tcPr>
          <w:p w14:paraId="57995516"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Temperate Continental</w:t>
            </w:r>
          </w:p>
        </w:tc>
        <w:tc>
          <w:tcPr>
            <w:tcW w:w="3299" w:type="dxa"/>
          </w:tcPr>
          <w:p w14:paraId="30620E40"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100</w:t>
            </w:r>
          </w:p>
        </w:tc>
      </w:tr>
      <w:tr w:rsidR="00241378" w:rsidRPr="00833803" w14:paraId="6CA21256" w14:textId="77777777" w:rsidTr="00B27D95">
        <w:trPr>
          <w:trHeight w:val="308"/>
        </w:trPr>
        <w:tc>
          <w:tcPr>
            <w:cnfStyle w:val="001000000000" w:firstRow="0" w:lastRow="0" w:firstColumn="1" w:lastColumn="0" w:oddVBand="0" w:evenVBand="0" w:oddHBand="0" w:evenHBand="0" w:firstRowFirstColumn="0" w:firstRowLastColumn="0" w:lastRowFirstColumn="0" w:lastRowLastColumn="0"/>
            <w:tcW w:w="1560" w:type="dxa"/>
          </w:tcPr>
          <w:p w14:paraId="18FD1E4A" w14:textId="77777777" w:rsidR="00241378" w:rsidRPr="00833803" w:rsidRDefault="00241378" w:rsidP="00E35F6C">
            <w:pPr>
              <w:jc w:val="both"/>
              <w:rPr>
                <w:rFonts w:ascii="Segoe UI" w:hAnsi="Segoe UI" w:cs="Segoe UI"/>
                <w:i w:val="0"/>
                <w:iCs w:val="0"/>
                <w:sz w:val="24"/>
              </w:rPr>
            </w:pPr>
            <w:r w:rsidRPr="00833803">
              <w:rPr>
                <w:rFonts w:ascii="Segoe UI" w:hAnsi="Segoe UI" w:cs="Segoe UI"/>
                <w:i w:val="0"/>
                <w:iCs w:val="0"/>
                <w:sz w:val="24"/>
              </w:rPr>
              <w:t>Temperate</w:t>
            </w:r>
          </w:p>
        </w:tc>
        <w:tc>
          <w:tcPr>
            <w:tcW w:w="1701" w:type="dxa"/>
          </w:tcPr>
          <w:p w14:paraId="417FC9D6"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Subhumid</w:t>
            </w:r>
          </w:p>
        </w:tc>
        <w:tc>
          <w:tcPr>
            <w:tcW w:w="3402" w:type="dxa"/>
          </w:tcPr>
          <w:p w14:paraId="5E6EDF1F"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Temperate Oceanic Forest</w:t>
            </w:r>
          </w:p>
        </w:tc>
        <w:tc>
          <w:tcPr>
            <w:tcW w:w="3299" w:type="dxa"/>
          </w:tcPr>
          <w:p w14:paraId="5E7293EF"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160</w:t>
            </w:r>
          </w:p>
        </w:tc>
      </w:tr>
      <w:tr w:rsidR="00241378" w:rsidRPr="00833803" w14:paraId="2ECFD1C0" w14:textId="77777777" w:rsidTr="00B27D95">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560" w:type="dxa"/>
          </w:tcPr>
          <w:p w14:paraId="20A65745" w14:textId="77777777" w:rsidR="00241378" w:rsidRPr="00833803" w:rsidRDefault="00241378" w:rsidP="00E35F6C">
            <w:pPr>
              <w:jc w:val="both"/>
              <w:rPr>
                <w:rFonts w:ascii="Segoe UI" w:hAnsi="Segoe UI" w:cs="Segoe UI"/>
                <w:i w:val="0"/>
                <w:iCs w:val="0"/>
                <w:sz w:val="24"/>
              </w:rPr>
            </w:pPr>
            <w:r w:rsidRPr="00833803">
              <w:rPr>
                <w:rFonts w:ascii="Segoe UI" w:hAnsi="Segoe UI" w:cs="Segoe UI"/>
                <w:i w:val="0"/>
                <w:iCs w:val="0"/>
                <w:sz w:val="24"/>
              </w:rPr>
              <w:t>Temperate</w:t>
            </w:r>
          </w:p>
        </w:tc>
        <w:tc>
          <w:tcPr>
            <w:tcW w:w="1701" w:type="dxa"/>
          </w:tcPr>
          <w:p w14:paraId="286EA671"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Humid</w:t>
            </w:r>
          </w:p>
        </w:tc>
        <w:tc>
          <w:tcPr>
            <w:tcW w:w="3402" w:type="dxa"/>
          </w:tcPr>
          <w:p w14:paraId="37F4159E"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Temperate Oceanic Forest</w:t>
            </w:r>
          </w:p>
        </w:tc>
        <w:tc>
          <w:tcPr>
            <w:tcW w:w="3299" w:type="dxa"/>
          </w:tcPr>
          <w:p w14:paraId="29EE1CB3"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160</w:t>
            </w:r>
          </w:p>
        </w:tc>
      </w:tr>
      <w:tr w:rsidR="00241378" w:rsidRPr="00833803" w14:paraId="3DFBEE6B" w14:textId="77777777" w:rsidTr="00B27D95">
        <w:trPr>
          <w:trHeight w:val="308"/>
        </w:trPr>
        <w:tc>
          <w:tcPr>
            <w:cnfStyle w:val="001000000000" w:firstRow="0" w:lastRow="0" w:firstColumn="1" w:lastColumn="0" w:oddVBand="0" w:evenVBand="0" w:oddHBand="0" w:evenHBand="0" w:firstRowFirstColumn="0" w:firstRowLastColumn="0" w:lastRowFirstColumn="0" w:lastRowLastColumn="0"/>
            <w:tcW w:w="1560" w:type="dxa"/>
          </w:tcPr>
          <w:p w14:paraId="75AE7A9A" w14:textId="77777777" w:rsidR="00241378" w:rsidRPr="00833803" w:rsidRDefault="00241378" w:rsidP="00E35F6C">
            <w:pPr>
              <w:jc w:val="both"/>
              <w:rPr>
                <w:rFonts w:ascii="Segoe UI" w:hAnsi="Segoe UI" w:cs="Segoe UI"/>
                <w:i w:val="0"/>
                <w:iCs w:val="0"/>
                <w:sz w:val="24"/>
              </w:rPr>
            </w:pPr>
            <w:r w:rsidRPr="00833803">
              <w:rPr>
                <w:rFonts w:ascii="Segoe UI" w:hAnsi="Segoe UI" w:cs="Segoe UI"/>
                <w:i w:val="0"/>
                <w:iCs w:val="0"/>
                <w:sz w:val="24"/>
              </w:rPr>
              <w:t>Temperate</w:t>
            </w:r>
          </w:p>
        </w:tc>
        <w:tc>
          <w:tcPr>
            <w:tcW w:w="1701" w:type="dxa"/>
          </w:tcPr>
          <w:p w14:paraId="41A26D91"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Humid dry</w:t>
            </w:r>
          </w:p>
        </w:tc>
        <w:tc>
          <w:tcPr>
            <w:tcW w:w="3402" w:type="dxa"/>
          </w:tcPr>
          <w:p w14:paraId="0F5224AD"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Temperate Oceanic Forest</w:t>
            </w:r>
          </w:p>
        </w:tc>
        <w:tc>
          <w:tcPr>
            <w:tcW w:w="3299" w:type="dxa"/>
          </w:tcPr>
          <w:p w14:paraId="5D55C1E2"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160</w:t>
            </w:r>
          </w:p>
        </w:tc>
      </w:tr>
      <w:tr w:rsidR="00241378" w:rsidRPr="00833803" w14:paraId="447FF062" w14:textId="77777777" w:rsidTr="00B27D95">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560" w:type="dxa"/>
          </w:tcPr>
          <w:p w14:paraId="04F64741" w14:textId="77777777" w:rsidR="00241378" w:rsidRPr="00833803" w:rsidRDefault="00241378" w:rsidP="00E35F6C">
            <w:pPr>
              <w:jc w:val="both"/>
              <w:rPr>
                <w:rFonts w:ascii="Segoe UI" w:hAnsi="Segoe UI" w:cs="Segoe UI"/>
                <w:i w:val="0"/>
                <w:iCs w:val="0"/>
                <w:sz w:val="24"/>
              </w:rPr>
            </w:pPr>
            <w:r w:rsidRPr="00833803">
              <w:rPr>
                <w:rFonts w:ascii="Segoe UI" w:hAnsi="Segoe UI" w:cs="Segoe UI"/>
                <w:i w:val="0"/>
                <w:iCs w:val="0"/>
                <w:sz w:val="24"/>
              </w:rPr>
              <w:t>Boreal</w:t>
            </w:r>
          </w:p>
        </w:tc>
        <w:tc>
          <w:tcPr>
            <w:tcW w:w="1701" w:type="dxa"/>
          </w:tcPr>
          <w:p w14:paraId="77184DEB"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Arid</w:t>
            </w:r>
          </w:p>
        </w:tc>
        <w:tc>
          <w:tcPr>
            <w:tcW w:w="3402" w:type="dxa"/>
          </w:tcPr>
          <w:p w14:paraId="7A72313F"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Boreal Tundra Woodland</w:t>
            </w:r>
          </w:p>
        </w:tc>
        <w:tc>
          <w:tcPr>
            <w:tcW w:w="3299" w:type="dxa"/>
          </w:tcPr>
          <w:p w14:paraId="09D827EA"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15</w:t>
            </w:r>
          </w:p>
        </w:tc>
      </w:tr>
      <w:tr w:rsidR="00241378" w:rsidRPr="00833803" w14:paraId="51054792" w14:textId="77777777" w:rsidTr="00B27D95">
        <w:trPr>
          <w:trHeight w:val="619"/>
        </w:trPr>
        <w:tc>
          <w:tcPr>
            <w:cnfStyle w:val="001000000000" w:firstRow="0" w:lastRow="0" w:firstColumn="1" w:lastColumn="0" w:oddVBand="0" w:evenVBand="0" w:oddHBand="0" w:evenHBand="0" w:firstRowFirstColumn="0" w:firstRowLastColumn="0" w:lastRowFirstColumn="0" w:lastRowLastColumn="0"/>
            <w:tcW w:w="1560" w:type="dxa"/>
          </w:tcPr>
          <w:p w14:paraId="7B35B82A" w14:textId="77777777" w:rsidR="00241378" w:rsidRPr="00833803" w:rsidRDefault="00241378" w:rsidP="00E35F6C">
            <w:pPr>
              <w:jc w:val="both"/>
              <w:rPr>
                <w:rFonts w:ascii="Segoe UI" w:hAnsi="Segoe UI" w:cs="Segoe UI"/>
                <w:i w:val="0"/>
                <w:iCs w:val="0"/>
                <w:sz w:val="24"/>
              </w:rPr>
            </w:pPr>
            <w:r w:rsidRPr="00833803">
              <w:rPr>
                <w:rFonts w:ascii="Segoe UI" w:hAnsi="Segoe UI" w:cs="Segoe UI"/>
                <w:i w:val="0"/>
                <w:iCs w:val="0"/>
                <w:sz w:val="24"/>
              </w:rPr>
              <w:t>Boreal</w:t>
            </w:r>
          </w:p>
        </w:tc>
        <w:tc>
          <w:tcPr>
            <w:tcW w:w="1701" w:type="dxa"/>
          </w:tcPr>
          <w:p w14:paraId="56E717EC"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Dry arid</w:t>
            </w:r>
          </w:p>
        </w:tc>
        <w:tc>
          <w:tcPr>
            <w:tcW w:w="3402" w:type="dxa"/>
          </w:tcPr>
          <w:p w14:paraId="7A8D8B87"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Boreal mountain systems</w:t>
            </w:r>
          </w:p>
        </w:tc>
        <w:tc>
          <w:tcPr>
            <w:tcW w:w="3299" w:type="dxa"/>
          </w:tcPr>
          <w:p w14:paraId="232EAF3C"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30</w:t>
            </w:r>
          </w:p>
        </w:tc>
      </w:tr>
      <w:tr w:rsidR="00241378" w:rsidRPr="00833803" w14:paraId="5C8711B1" w14:textId="77777777" w:rsidTr="00B27D95">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560" w:type="dxa"/>
          </w:tcPr>
          <w:p w14:paraId="52977D69" w14:textId="77777777" w:rsidR="00241378" w:rsidRPr="00833803" w:rsidRDefault="00241378" w:rsidP="00E35F6C">
            <w:pPr>
              <w:jc w:val="both"/>
              <w:rPr>
                <w:rFonts w:ascii="Segoe UI" w:hAnsi="Segoe UI" w:cs="Segoe UI"/>
                <w:i w:val="0"/>
                <w:iCs w:val="0"/>
                <w:sz w:val="24"/>
              </w:rPr>
            </w:pPr>
            <w:r w:rsidRPr="00833803">
              <w:rPr>
                <w:rFonts w:ascii="Segoe UI" w:hAnsi="Segoe UI" w:cs="Segoe UI"/>
                <w:i w:val="0"/>
                <w:iCs w:val="0"/>
                <w:sz w:val="24"/>
              </w:rPr>
              <w:t>Boreal</w:t>
            </w:r>
          </w:p>
        </w:tc>
        <w:tc>
          <w:tcPr>
            <w:tcW w:w="1701" w:type="dxa"/>
          </w:tcPr>
          <w:p w14:paraId="18B30907"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Moist arid</w:t>
            </w:r>
          </w:p>
        </w:tc>
        <w:tc>
          <w:tcPr>
            <w:tcW w:w="3402" w:type="dxa"/>
          </w:tcPr>
          <w:p w14:paraId="276E09E4"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Boreal mountain systems</w:t>
            </w:r>
          </w:p>
        </w:tc>
        <w:tc>
          <w:tcPr>
            <w:tcW w:w="3299" w:type="dxa"/>
          </w:tcPr>
          <w:p w14:paraId="437E3A15"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30</w:t>
            </w:r>
          </w:p>
        </w:tc>
      </w:tr>
      <w:tr w:rsidR="00241378" w:rsidRPr="00833803" w14:paraId="67FE09D1" w14:textId="77777777" w:rsidTr="00B27D95">
        <w:trPr>
          <w:trHeight w:val="308"/>
        </w:trPr>
        <w:tc>
          <w:tcPr>
            <w:cnfStyle w:val="001000000000" w:firstRow="0" w:lastRow="0" w:firstColumn="1" w:lastColumn="0" w:oddVBand="0" w:evenVBand="0" w:oddHBand="0" w:evenHBand="0" w:firstRowFirstColumn="0" w:firstRowLastColumn="0" w:lastRowFirstColumn="0" w:lastRowLastColumn="0"/>
            <w:tcW w:w="1560" w:type="dxa"/>
          </w:tcPr>
          <w:p w14:paraId="44BE99E1" w14:textId="77777777" w:rsidR="00241378" w:rsidRPr="00833803" w:rsidRDefault="00241378" w:rsidP="00E35F6C">
            <w:pPr>
              <w:jc w:val="both"/>
              <w:rPr>
                <w:rFonts w:ascii="Segoe UI" w:hAnsi="Segoe UI" w:cs="Segoe UI"/>
                <w:i w:val="0"/>
                <w:iCs w:val="0"/>
                <w:sz w:val="24"/>
              </w:rPr>
            </w:pPr>
            <w:r w:rsidRPr="00833803">
              <w:rPr>
                <w:rFonts w:ascii="Segoe UI" w:hAnsi="Segoe UI" w:cs="Segoe UI"/>
                <w:i w:val="0"/>
                <w:iCs w:val="0"/>
                <w:sz w:val="24"/>
              </w:rPr>
              <w:t>Boreal</w:t>
            </w:r>
          </w:p>
        </w:tc>
        <w:tc>
          <w:tcPr>
            <w:tcW w:w="1701" w:type="dxa"/>
          </w:tcPr>
          <w:p w14:paraId="5F2219C3"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Subhumid</w:t>
            </w:r>
          </w:p>
        </w:tc>
        <w:tc>
          <w:tcPr>
            <w:tcW w:w="3402" w:type="dxa"/>
          </w:tcPr>
          <w:p w14:paraId="3A43438E"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Boreal coniferous forest</w:t>
            </w:r>
          </w:p>
        </w:tc>
        <w:tc>
          <w:tcPr>
            <w:tcW w:w="3299" w:type="dxa"/>
          </w:tcPr>
          <w:p w14:paraId="41835FC6"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40</w:t>
            </w:r>
          </w:p>
        </w:tc>
      </w:tr>
      <w:tr w:rsidR="00241378" w:rsidRPr="00833803" w14:paraId="22786827" w14:textId="77777777" w:rsidTr="00B27D95">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560" w:type="dxa"/>
          </w:tcPr>
          <w:p w14:paraId="17CB7D6E" w14:textId="77777777" w:rsidR="00241378" w:rsidRPr="00833803" w:rsidRDefault="00241378" w:rsidP="00E35F6C">
            <w:pPr>
              <w:jc w:val="both"/>
              <w:rPr>
                <w:rFonts w:ascii="Segoe UI" w:hAnsi="Segoe UI" w:cs="Segoe UI"/>
                <w:i w:val="0"/>
                <w:iCs w:val="0"/>
                <w:sz w:val="24"/>
              </w:rPr>
            </w:pPr>
            <w:r w:rsidRPr="00833803">
              <w:rPr>
                <w:rFonts w:ascii="Segoe UI" w:hAnsi="Segoe UI" w:cs="Segoe UI"/>
                <w:i w:val="0"/>
                <w:iCs w:val="0"/>
                <w:sz w:val="24"/>
              </w:rPr>
              <w:t>Boreal</w:t>
            </w:r>
          </w:p>
        </w:tc>
        <w:tc>
          <w:tcPr>
            <w:tcW w:w="1701" w:type="dxa"/>
          </w:tcPr>
          <w:p w14:paraId="7497AB04"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Humid</w:t>
            </w:r>
          </w:p>
        </w:tc>
        <w:tc>
          <w:tcPr>
            <w:tcW w:w="3402" w:type="dxa"/>
          </w:tcPr>
          <w:p w14:paraId="7988B249"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Boreal coniferous forest</w:t>
            </w:r>
          </w:p>
        </w:tc>
        <w:tc>
          <w:tcPr>
            <w:tcW w:w="3299" w:type="dxa"/>
          </w:tcPr>
          <w:p w14:paraId="0C2C81B3" w14:textId="77777777" w:rsidR="00241378" w:rsidRPr="00833803" w:rsidRDefault="00241378" w:rsidP="00E35F6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33803">
              <w:rPr>
                <w:rFonts w:ascii="Segoe UI" w:hAnsi="Segoe UI" w:cs="Segoe UI"/>
              </w:rPr>
              <w:t>40</w:t>
            </w:r>
          </w:p>
        </w:tc>
      </w:tr>
      <w:tr w:rsidR="00241378" w:rsidRPr="00833803" w14:paraId="1D7CEAE0" w14:textId="77777777" w:rsidTr="00B27D95">
        <w:trPr>
          <w:trHeight w:val="298"/>
        </w:trPr>
        <w:tc>
          <w:tcPr>
            <w:cnfStyle w:val="001000000000" w:firstRow="0" w:lastRow="0" w:firstColumn="1" w:lastColumn="0" w:oddVBand="0" w:evenVBand="0" w:oddHBand="0" w:evenHBand="0" w:firstRowFirstColumn="0" w:firstRowLastColumn="0" w:lastRowFirstColumn="0" w:lastRowLastColumn="0"/>
            <w:tcW w:w="1560" w:type="dxa"/>
          </w:tcPr>
          <w:p w14:paraId="00405585" w14:textId="77777777" w:rsidR="00241378" w:rsidRPr="00833803" w:rsidRDefault="00241378" w:rsidP="00E35F6C">
            <w:pPr>
              <w:jc w:val="both"/>
              <w:rPr>
                <w:rFonts w:ascii="Segoe UI" w:hAnsi="Segoe UI" w:cs="Segoe UI"/>
                <w:i w:val="0"/>
                <w:iCs w:val="0"/>
                <w:sz w:val="24"/>
              </w:rPr>
            </w:pPr>
            <w:r w:rsidRPr="00833803">
              <w:rPr>
                <w:rFonts w:ascii="Segoe UI" w:hAnsi="Segoe UI" w:cs="Segoe UI"/>
                <w:i w:val="0"/>
                <w:iCs w:val="0"/>
                <w:sz w:val="24"/>
              </w:rPr>
              <w:t>Boreal</w:t>
            </w:r>
          </w:p>
        </w:tc>
        <w:tc>
          <w:tcPr>
            <w:tcW w:w="1701" w:type="dxa"/>
          </w:tcPr>
          <w:p w14:paraId="3F1D8F61"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Humid dry</w:t>
            </w:r>
          </w:p>
        </w:tc>
        <w:tc>
          <w:tcPr>
            <w:tcW w:w="3402" w:type="dxa"/>
          </w:tcPr>
          <w:p w14:paraId="6C1261B1"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Boreal coniferous forest</w:t>
            </w:r>
          </w:p>
        </w:tc>
        <w:tc>
          <w:tcPr>
            <w:tcW w:w="3299" w:type="dxa"/>
          </w:tcPr>
          <w:p w14:paraId="183AA948" w14:textId="77777777" w:rsidR="00241378" w:rsidRPr="00833803" w:rsidRDefault="00241378" w:rsidP="00E35F6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33803">
              <w:rPr>
                <w:rFonts w:ascii="Segoe UI" w:hAnsi="Segoe UI" w:cs="Segoe UI"/>
              </w:rPr>
              <w:t>40</w:t>
            </w:r>
          </w:p>
        </w:tc>
      </w:tr>
    </w:tbl>
    <w:p w14:paraId="63438C10" w14:textId="77777777" w:rsidR="00241378" w:rsidRPr="00833803" w:rsidRDefault="00241378" w:rsidP="008D0087">
      <w:pPr>
        <w:pStyle w:val="isselectedend"/>
        <w:rPr>
          <w:rFonts w:ascii="Segoe UI" w:hAnsi="Segoe UI" w:cs="Segoe UI"/>
          <w:color w:val="000000"/>
        </w:rPr>
      </w:pPr>
    </w:p>
    <w:p w14:paraId="2114F89F" w14:textId="77777777" w:rsidR="008D0087" w:rsidRPr="00833803" w:rsidRDefault="008D0087" w:rsidP="008D0087">
      <w:pPr>
        <w:pStyle w:val="Heading3"/>
        <w:rPr>
          <w:rFonts w:ascii="Segoe UI" w:hAnsi="Segoe UI" w:cs="Segoe UI"/>
          <w:b/>
          <w:bCs/>
          <w:color w:val="000000"/>
          <w:sz w:val="24"/>
          <w:szCs w:val="24"/>
        </w:rPr>
      </w:pPr>
      <w:r w:rsidRPr="00833803">
        <w:rPr>
          <w:rFonts w:ascii="Segoe UI" w:hAnsi="Segoe UI" w:cs="Segoe UI"/>
          <w:b/>
          <w:bCs/>
          <w:color w:val="000000"/>
          <w:sz w:val="24"/>
          <w:szCs w:val="24"/>
        </w:rPr>
        <w:lastRenderedPageBreak/>
        <w:t>S2.3 Land-Use Stability Constraint</w:t>
      </w:r>
    </w:p>
    <w:p w14:paraId="54F379CC" w14:textId="1B946094" w:rsidR="00366A20" w:rsidRPr="00833803" w:rsidRDefault="00366A20" w:rsidP="008D0087">
      <w:pPr>
        <w:pStyle w:val="isselectedend"/>
        <w:rPr>
          <w:rFonts w:ascii="Segoe UI" w:hAnsi="Segoe UI" w:cs="Segoe UI"/>
          <w:color w:val="000000"/>
        </w:rPr>
      </w:pPr>
      <w:r w:rsidRPr="00833803">
        <w:rPr>
          <w:rFonts w:ascii="Segoe UI" w:hAnsi="Segoe UI" w:cs="Segoe UI"/>
          <w:noProof/>
          <w:color w:val="000000"/>
        </w:rPr>
        <w:drawing>
          <wp:inline distT="0" distB="0" distL="0" distR="0" wp14:anchorId="2649BC99" wp14:editId="6704CD54">
            <wp:extent cx="6177558" cy="1247775"/>
            <wp:effectExtent l="0" t="0" r="0" b="0"/>
            <wp:docPr id="153737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78295" name=""/>
                    <pic:cNvPicPr/>
                  </pic:nvPicPr>
                  <pic:blipFill>
                    <a:blip r:embed="rId9"/>
                    <a:stretch>
                      <a:fillRect/>
                    </a:stretch>
                  </pic:blipFill>
                  <pic:spPr>
                    <a:xfrm>
                      <a:off x="0" y="0"/>
                      <a:ext cx="6188746" cy="1250035"/>
                    </a:xfrm>
                    <a:prstGeom prst="rect">
                      <a:avLst/>
                    </a:prstGeom>
                  </pic:spPr>
                </pic:pic>
              </a:graphicData>
            </a:graphic>
          </wp:inline>
        </w:drawing>
      </w:r>
    </w:p>
    <w:p w14:paraId="27B88852" w14:textId="5E3BA866" w:rsidR="00305F73" w:rsidRPr="00833803" w:rsidRDefault="00305F73" w:rsidP="00A61728">
      <w:pPr>
        <w:pStyle w:val="isselectedend"/>
        <w:jc w:val="center"/>
        <w:rPr>
          <w:rFonts w:ascii="Segoe UI" w:eastAsiaTheme="majorEastAsia" w:hAnsi="Segoe UI" w:cs="Segoe UI"/>
          <w:i/>
          <w:iCs/>
          <w:color w:val="000000"/>
        </w:rPr>
      </w:pPr>
      <w:r w:rsidRPr="00833803">
        <w:rPr>
          <w:rStyle w:val="Emphasis"/>
          <w:rFonts w:ascii="Segoe UI" w:eastAsiaTheme="majorEastAsia" w:hAnsi="Segoe UI" w:cs="Segoe UI"/>
          <w:color w:val="000000"/>
        </w:rPr>
        <w:t>Figure S2. Illustration of the land-use stability constraint.</w:t>
      </w:r>
    </w:p>
    <w:p w14:paraId="0C3B0326" w14:textId="77777777" w:rsidR="008D0087" w:rsidRPr="00833803" w:rsidRDefault="008D0087" w:rsidP="008D0087">
      <w:pPr>
        <w:pStyle w:val="Heading3"/>
        <w:rPr>
          <w:rFonts w:ascii="Segoe UI" w:hAnsi="Segoe UI" w:cs="Segoe UI"/>
          <w:b/>
          <w:bCs/>
          <w:color w:val="000000"/>
          <w:sz w:val="24"/>
          <w:szCs w:val="24"/>
        </w:rPr>
      </w:pPr>
      <w:r w:rsidRPr="00833803">
        <w:rPr>
          <w:rFonts w:ascii="Segoe UI" w:hAnsi="Segoe UI" w:cs="Segoe UI"/>
          <w:b/>
          <w:bCs/>
          <w:color w:val="000000"/>
          <w:sz w:val="24"/>
          <w:szCs w:val="24"/>
        </w:rPr>
        <w:t>S2.4 Afforestation Rate Assumption</w:t>
      </w:r>
    </w:p>
    <w:p w14:paraId="4EF491A2" w14:textId="77777777" w:rsidR="008D0087" w:rsidRPr="00833803" w:rsidRDefault="008D0087" w:rsidP="008D0087">
      <w:pPr>
        <w:pStyle w:val="isselectedend"/>
        <w:rPr>
          <w:rFonts w:ascii="Segoe UI" w:hAnsi="Segoe UI" w:cs="Segoe UI"/>
          <w:color w:val="000000"/>
        </w:rPr>
      </w:pPr>
      <w:r w:rsidRPr="00833803">
        <w:rPr>
          <w:rFonts w:ascii="Segoe UI" w:hAnsi="Segoe UI" w:cs="Segoe UI"/>
          <w:color w:val="000000"/>
        </w:rPr>
        <w:t xml:space="preserve">Afforestation expansion was constrained using an annual afforestation rate derived from the Global Forest Goal, which targets a 3% increase in global forest area. This corresponds to approximately 23 </w:t>
      </w:r>
      <w:proofErr w:type="spellStart"/>
      <w:r w:rsidRPr="00833803">
        <w:rPr>
          <w:rFonts w:ascii="Segoe UI" w:hAnsi="Segoe UI" w:cs="Segoe UI"/>
          <w:color w:val="000000"/>
        </w:rPr>
        <w:t>Mha</w:t>
      </w:r>
      <w:proofErr w:type="spellEnd"/>
      <w:r w:rsidRPr="00833803">
        <w:rPr>
          <w:rFonts w:ascii="Segoe UI" w:hAnsi="Segoe UI" w:cs="Segoe UI"/>
          <w:color w:val="000000"/>
        </w:rPr>
        <w:t xml:space="preserve"> yr⁻¹ globally and is equivalent to afforesting about 1.1% of available land annually under the most ambitious scenario. The parameter was used to represent implementation constraints related to financing, labour, governance, and forest establishment capacity.</w:t>
      </w:r>
    </w:p>
    <w:p w14:paraId="7E2F974B" w14:textId="3C162885" w:rsidR="008D0087" w:rsidRPr="00833803" w:rsidRDefault="008D0087" w:rsidP="008D0087">
      <w:pPr>
        <w:pStyle w:val="Heading3"/>
        <w:rPr>
          <w:rFonts w:ascii="Segoe UI" w:hAnsi="Segoe UI" w:cs="Segoe UI"/>
          <w:b/>
          <w:bCs/>
          <w:color w:val="000000"/>
          <w:sz w:val="24"/>
          <w:szCs w:val="24"/>
        </w:rPr>
      </w:pPr>
      <w:r w:rsidRPr="00833803">
        <w:rPr>
          <w:rFonts w:ascii="Segoe UI" w:hAnsi="Segoe UI" w:cs="Segoe UI"/>
          <w:b/>
          <w:bCs/>
          <w:color w:val="000000"/>
          <w:sz w:val="24"/>
          <w:szCs w:val="24"/>
        </w:rPr>
        <w:t>S2.6 Afforestation Cost Estimation</w:t>
      </w:r>
      <w:r w:rsidR="00B835D5" w:rsidRPr="00833803">
        <w:rPr>
          <w:rFonts w:ascii="Segoe UI" w:hAnsi="Segoe UI" w:cs="Segoe UI"/>
          <w:b/>
          <w:bCs/>
          <w:color w:val="000000"/>
          <w:sz w:val="24"/>
          <w:szCs w:val="24"/>
        </w:rPr>
        <w:t xml:space="preserve"> and Supply Curve Construction</w:t>
      </w:r>
    </w:p>
    <w:p w14:paraId="02CC1A67" w14:textId="77777777" w:rsidR="008D0087" w:rsidRPr="00833803" w:rsidRDefault="008D0087" w:rsidP="008D0087">
      <w:pPr>
        <w:pStyle w:val="isselectedend"/>
        <w:rPr>
          <w:rFonts w:ascii="Segoe UI" w:hAnsi="Segoe UI" w:cs="Segoe UI"/>
          <w:color w:val="000000"/>
        </w:rPr>
      </w:pPr>
      <w:r w:rsidRPr="00833803">
        <w:rPr>
          <w:rFonts w:ascii="Segoe UI" w:hAnsi="Segoe UI" w:cs="Segoe UI"/>
          <w:color w:val="000000"/>
        </w:rPr>
        <w:t xml:space="preserve">Afforestation costs were estimated following </w:t>
      </w:r>
      <w:proofErr w:type="spellStart"/>
      <w:r w:rsidRPr="00060544">
        <w:rPr>
          <w:rFonts w:ascii="Segoe UI" w:hAnsi="Segoe UI" w:cs="Segoe UI"/>
          <w:color w:val="215E99" w:themeColor="text2" w:themeTint="BF"/>
        </w:rPr>
        <w:t>Doelman</w:t>
      </w:r>
      <w:proofErr w:type="spellEnd"/>
      <w:r w:rsidRPr="00060544">
        <w:rPr>
          <w:rFonts w:ascii="Segoe UI" w:hAnsi="Segoe UI" w:cs="Segoe UI"/>
          <w:color w:val="215E99" w:themeColor="text2" w:themeTint="BF"/>
        </w:rPr>
        <w:t xml:space="preserve"> et al. (2020) </w:t>
      </w:r>
      <w:r w:rsidRPr="00833803">
        <w:rPr>
          <w:rFonts w:ascii="Segoe UI" w:hAnsi="Segoe UI" w:cs="Segoe UI"/>
          <w:color w:val="000000"/>
        </w:rPr>
        <w:t xml:space="preserve">and included land-transition and monitoring costs. Land-transition costs comprised site preparation, planting, maintenance, weed control, and replanting activities. Cost parameters were derived from </w:t>
      </w:r>
      <w:r w:rsidRPr="005904E0">
        <w:rPr>
          <w:rFonts w:ascii="Segoe UI" w:hAnsi="Segoe UI" w:cs="Segoe UI"/>
          <w:color w:val="215E99" w:themeColor="text2" w:themeTint="BF"/>
        </w:rPr>
        <w:t>Winsten et al. (2011)</w:t>
      </w:r>
      <w:r w:rsidRPr="00833803">
        <w:rPr>
          <w:rFonts w:ascii="Segoe UI" w:hAnsi="Segoe UI" w:cs="Segoe UI"/>
          <w:color w:val="000000"/>
        </w:rPr>
        <w:t>. Opportunity costs were excluded because afforestation was restricted to land not allocated to competing productive uses.</w:t>
      </w:r>
    </w:p>
    <w:p w14:paraId="66174732" w14:textId="68DE211B" w:rsidR="008D0087" w:rsidRPr="00833803" w:rsidRDefault="008D0087" w:rsidP="007A7B82">
      <w:pPr>
        <w:pStyle w:val="isselectedend"/>
        <w:jc w:val="both"/>
        <w:rPr>
          <w:rFonts w:ascii="Segoe UI" w:hAnsi="Segoe UI" w:cs="Segoe UI"/>
          <w:color w:val="000000"/>
        </w:rPr>
      </w:pPr>
      <w:r w:rsidRPr="00833803">
        <w:rPr>
          <w:rFonts w:ascii="Segoe UI" w:hAnsi="Segoe UI" w:cs="Segoe UI"/>
          <w:color w:val="000000"/>
        </w:rPr>
        <w:t xml:space="preserve">Carbon supply curves were constructed following </w:t>
      </w:r>
      <w:proofErr w:type="spellStart"/>
      <w:r w:rsidRPr="00060544">
        <w:rPr>
          <w:rFonts w:ascii="Segoe UI" w:hAnsi="Segoe UI" w:cs="Segoe UI"/>
          <w:color w:val="215E99" w:themeColor="text2" w:themeTint="BF"/>
        </w:rPr>
        <w:t>Hoogwijk</w:t>
      </w:r>
      <w:proofErr w:type="spellEnd"/>
      <w:r w:rsidRPr="00060544">
        <w:rPr>
          <w:rFonts w:ascii="Segoe UI" w:hAnsi="Segoe UI" w:cs="Segoe UI"/>
          <w:color w:val="215E99" w:themeColor="text2" w:themeTint="BF"/>
        </w:rPr>
        <w:t xml:space="preserve"> et al. (2009), van Vuuren et al. (2009). </w:t>
      </w:r>
      <w:r w:rsidRPr="00833803">
        <w:rPr>
          <w:rFonts w:ascii="Segoe UI" w:hAnsi="Segoe UI" w:cs="Segoe UI"/>
          <w:color w:val="000000"/>
        </w:rPr>
        <w:t>AFRCSP and associated costs were first calculated for each 0.5° grid cell. Grid cells were then ranked by mitigation cost, and cumulative sequestration potential was calculated across progressively increasing carbon-price thresholds to generate regional and global supply curves.</w:t>
      </w:r>
    </w:p>
    <w:p w14:paraId="5D3A4AEC" w14:textId="20591BC0" w:rsidR="006D63CA" w:rsidRPr="00833803" w:rsidRDefault="006D63CA" w:rsidP="008D0087">
      <w:pPr>
        <w:pStyle w:val="isselectedend"/>
        <w:rPr>
          <w:rFonts w:ascii="Segoe UI" w:hAnsi="Segoe UI" w:cs="Segoe UI"/>
          <w:color w:val="000000"/>
        </w:rPr>
      </w:pPr>
      <w:r w:rsidRPr="00833803">
        <w:rPr>
          <w:rFonts w:ascii="Segoe UI" w:hAnsi="Segoe UI" w:cs="Segoe UI"/>
          <w:noProof/>
          <w:color w:val="000000"/>
          <w14:ligatures w14:val="standardContextual"/>
        </w:rPr>
        <w:lastRenderedPageBreak/>
        <w:drawing>
          <wp:inline distT="0" distB="0" distL="0" distR="0" wp14:anchorId="158A4A54" wp14:editId="567F3646">
            <wp:extent cx="5612130" cy="3994150"/>
            <wp:effectExtent l="0" t="0" r="1270" b="6350"/>
            <wp:docPr id="2128481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8080" name="Picture 130188080"/>
                    <pic:cNvPicPr/>
                  </pic:nvPicPr>
                  <pic:blipFill>
                    <a:blip r:embed="rId10">
                      <a:extLst>
                        <a:ext uri="{28A0092B-C50C-407E-A947-70E740481C1C}">
                          <a14:useLocalDpi xmlns:a14="http://schemas.microsoft.com/office/drawing/2010/main" val="0"/>
                        </a:ext>
                      </a:extLst>
                    </a:blip>
                    <a:stretch>
                      <a:fillRect/>
                    </a:stretch>
                  </pic:blipFill>
                  <pic:spPr>
                    <a:xfrm>
                      <a:off x="0" y="0"/>
                      <a:ext cx="5612130" cy="3994150"/>
                    </a:xfrm>
                    <a:prstGeom prst="rect">
                      <a:avLst/>
                    </a:prstGeom>
                  </pic:spPr>
                </pic:pic>
              </a:graphicData>
            </a:graphic>
          </wp:inline>
        </w:drawing>
      </w:r>
    </w:p>
    <w:p w14:paraId="261333F0" w14:textId="77777777" w:rsidR="008D0087" w:rsidRPr="007A7B82" w:rsidRDefault="008D0087" w:rsidP="00127280">
      <w:pPr>
        <w:pStyle w:val="NormalWeb"/>
        <w:jc w:val="center"/>
        <w:rPr>
          <w:rFonts w:ascii="Segoe UI" w:hAnsi="Segoe UI" w:cs="Segoe UI"/>
          <w:b/>
          <w:bCs/>
          <w:color w:val="000000"/>
        </w:rPr>
      </w:pPr>
      <w:r w:rsidRPr="007A7B82">
        <w:rPr>
          <w:rStyle w:val="Emphasis"/>
          <w:rFonts w:ascii="Segoe UI" w:eastAsiaTheme="majorEastAsia" w:hAnsi="Segoe UI" w:cs="Segoe UI"/>
          <w:b/>
          <w:bCs/>
          <w:color w:val="000000"/>
        </w:rPr>
        <w:t>Figure S3. Example of afforestation carbon supply curve construction.</w:t>
      </w:r>
    </w:p>
    <w:p w14:paraId="4AD12FDF" w14:textId="142A1AF9" w:rsidR="00FD14E5" w:rsidRPr="00833803" w:rsidRDefault="005C04DD" w:rsidP="00127280">
      <w:pPr>
        <w:pStyle w:val="IOPH1"/>
        <w:jc w:val="both"/>
        <w:rPr>
          <w:rFonts w:ascii="Segoe UI" w:hAnsi="Segoe UI" w:cs="Segoe UI"/>
          <w:szCs w:val="24"/>
        </w:rPr>
      </w:pPr>
      <w:r w:rsidRPr="00833803">
        <w:rPr>
          <w:rFonts w:ascii="Segoe UI" w:hAnsi="Segoe UI" w:cs="Segoe UI"/>
          <w:szCs w:val="24"/>
        </w:rPr>
        <w:br/>
      </w:r>
    </w:p>
    <w:p w14:paraId="1A6D6754" w14:textId="77777777" w:rsidR="00023E4B" w:rsidRPr="00833803" w:rsidRDefault="00023E4B">
      <w:pPr>
        <w:spacing w:line="278" w:lineRule="auto"/>
        <w:rPr>
          <w:rFonts w:ascii="Segoe UI" w:eastAsiaTheme="minorHAnsi" w:hAnsi="Segoe UI" w:cs="Segoe UI"/>
          <w:b/>
          <w:lang w:val="en-GB" w:eastAsia="en-US"/>
        </w:rPr>
      </w:pPr>
      <w:r w:rsidRPr="00833803">
        <w:rPr>
          <w:rFonts w:ascii="Segoe UI" w:hAnsi="Segoe UI" w:cs="Segoe UI"/>
        </w:rPr>
        <w:br w:type="page"/>
      </w:r>
    </w:p>
    <w:p w14:paraId="6A59390B" w14:textId="2AE27B15" w:rsidR="00141621" w:rsidRPr="00833803" w:rsidRDefault="00150271" w:rsidP="00596AF1">
      <w:pPr>
        <w:pStyle w:val="IOPH1"/>
        <w:jc w:val="both"/>
        <w:rPr>
          <w:rFonts w:ascii="Segoe UI" w:hAnsi="Segoe UI" w:cs="Segoe UI"/>
          <w:color w:val="000000"/>
          <w:szCs w:val="24"/>
        </w:rPr>
      </w:pPr>
      <w:r w:rsidRPr="00833803">
        <w:rPr>
          <w:rFonts w:ascii="Segoe UI" w:hAnsi="Segoe UI" w:cs="Segoe UI"/>
          <w:szCs w:val="24"/>
        </w:rPr>
        <w:lastRenderedPageBreak/>
        <w:t xml:space="preserve">S3. </w:t>
      </w:r>
      <w:r w:rsidR="00141621" w:rsidRPr="00833803">
        <w:rPr>
          <w:rFonts w:ascii="Segoe UI" w:hAnsi="Segoe UI" w:cs="Segoe UI"/>
          <w:szCs w:val="24"/>
        </w:rPr>
        <w:t xml:space="preserve">Supplementary Information related to </w:t>
      </w:r>
      <w:r w:rsidR="00066145" w:rsidRPr="00833803">
        <w:rPr>
          <w:rFonts w:ascii="Segoe UI" w:hAnsi="Segoe UI" w:cs="Segoe UI"/>
          <w:color w:val="000000"/>
          <w:szCs w:val="24"/>
        </w:rPr>
        <w:t>s</w:t>
      </w:r>
      <w:r w:rsidR="00141621" w:rsidRPr="00833803">
        <w:rPr>
          <w:rFonts w:ascii="Segoe UI" w:hAnsi="Segoe UI" w:cs="Segoe UI"/>
          <w:color w:val="000000"/>
          <w:szCs w:val="24"/>
        </w:rPr>
        <w:t xml:space="preserve">cenario designed </w:t>
      </w:r>
    </w:p>
    <w:p w14:paraId="6648F797" w14:textId="611CE3CF" w:rsidR="008528D8" w:rsidRPr="00833803" w:rsidRDefault="00150271" w:rsidP="00596AF1">
      <w:pPr>
        <w:pStyle w:val="Heading2"/>
        <w:jc w:val="both"/>
        <w:rPr>
          <w:rFonts w:ascii="Segoe UI" w:hAnsi="Segoe UI" w:cs="Segoe UI"/>
          <w:b/>
          <w:bCs/>
          <w:color w:val="000000"/>
          <w:sz w:val="24"/>
          <w:szCs w:val="24"/>
        </w:rPr>
      </w:pPr>
      <w:r w:rsidRPr="00833803">
        <w:rPr>
          <w:rFonts w:ascii="Segoe UI" w:hAnsi="Segoe UI" w:cs="Segoe UI"/>
          <w:b/>
          <w:bCs/>
          <w:color w:val="000000"/>
          <w:sz w:val="24"/>
          <w:szCs w:val="24"/>
        </w:rPr>
        <w:t xml:space="preserve">S3.1 </w:t>
      </w:r>
      <w:r w:rsidR="008528D8" w:rsidRPr="00833803">
        <w:rPr>
          <w:rFonts w:ascii="Segoe UI" w:hAnsi="Segoe UI" w:cs="Segoe UI"/>
          <w:b/>
          <w:bCs/>
          <w:color w:val="000000"/>
          <w:sz w:val="24"/>
          <w:szCs w:val="24"/>
        </w:rPr>
        <w:t>Biodiversity Protection</w:t>
      </w:r>
    </w:p>
    <w:p w14:paraId="184F4ECC" w14:textId="77777777" w:rsidR="008528D8" w:rsidRPr="00833803" w:rsidRDefault="008528D8" w:rsidP="00596AF1">
      <w:pPr>
        <w:pStyle w:val="NormalWeb"/>
        <w:jc w:val="both"/>
        <w:rPr>
          <w:rFonts w:ascii="Segoe UI" w:hAnsi="Segoe UI" w:cs="Segoe UI"/>
          <w:color w:val="000000"/>
        </w:rPr>
      </w:pPr>
      <w:r w:rsidRPr="00833803">
        <w:rPr>
          <w:rFonts w:ascii="Segoe UI" w:hAnsi="Segoe UI" w:cs="Segoe UI"/>
          <w:color w:val="000000"/>
        </w:rPr>
        <w:t>Protected areas were identified using two major global conservation datasets: the World Database on Protected Areas (WDPA) (IUCN &amp; UNEP-WCMC, 2018) and the World Database of Key Biodiversity Areas (KBA) (</w:t>
      </w:r>
      <w:proofErr w:type="spellStart"/>
      <w:r w:rsidRPr="00A654CE">
        <w:rPr>
          <w:rFonts w:ascii="Segoe UI" w:hAnsi="Segoe UI" w:cs="Segoe UI"/>
          <w:color w:val="215E99" w:themeColor="text2" w:themeTint="BF"/>
        </w:rPr>
        <w:t>BirdLife</w:t>
      </w:r>
      <w:proofErr w:type="spellEnd"/>
      <w:r w:rsidRPr="00A654CE">
        <w:rPr>
          <w:rFonts w:ascii="Segoe UI" w:hAnsi="Segoe UI" w:cs="Segoe UI"/>
          <w:color w:val="215E99" w:themeColor="text2" w:themeTint="BF"/>
        </w:rPr>
        <w:t xml:space="preserve"> International, 2017</w:t>
      </w:r>
      <w:r w:rsidRPr="00833803">
        <w:rPr>
          <w:rFonts w:ascii="Segoe UI" w:hAnsi="Segoe UI" w:cs="Segoe UI"/>
          <w:color w:val="000000"/>
        </w:rPr>
        <w:t>). As of 2018, the WDPA covered approximately 33.6 million km² globally, while KBA sites covered approximately 19.9 million km².</w:t>
      </w:r>
    </w:p>
    <w:p w14:paraId="358EB403" w14:textId="77777777" w:rsidR="008528D8" w:rsidRPr="00833803" w:rsidRDefault="008528D8" w:rsidP="00596AF1">
      <w:pPr>
        <w:pStyle w:val="NormalWeb"/>
        <w:jc w:val="both"/>
        <w:rPr>
          <w:rFonts w:ascii="Segoe UI" w:hAnsi="Segoe UI" w:cs="Segoe UI"/>
          <w:color w:val="000000"/>
        </w:rPr>
      </w:pPr>
      <w:r w:rsidRPr="00833803">
        <w:rPr>
          <w:rFonts w:ascii="Segoe UI" w:hAnsi="Segoe UI" w:cs="Segoe UI"/>
          <w:color w:val="000000"/>
        </w:rPr>
        <w:t>To further identify ecologically important regions, we utilized a spatially explicit biodiversity index developed within the AIM/Biodiversity framework. This index was constructed using climate variables and land-use information from 2005 to estimate potential habitat suitability for 9,025 species worldwide using the Maximum Entropy (</w:t>
      </w:r>
      <w:proofErr w:type="spellStart"/>
      <w:r w:rsidRPr="00833803">
        <w:rPr>
          <w:rFonts w:ascii="Segoe UI" w:hAnsi="Segoe UI" w:cs="Segoe UI"/>
          <w:color w:val="000000"/>
        </w:rPr>
        <w:t>MaxEnt</w:t>
      </w:r>
      <w:proofErr w:type="spellEnd"/>
      <w:r w:rsidRPr="00833803">
        <w:rPr>
          <w:rFonts w:ascii="Segoe UI" w:hAnsi="Segoe UI" w:cs="Segoe UI"/>
          <w:color w:val="000000"/>
        </w:rPr>
        <w:t xml:space="preserve">) </w:t>
      </w:r>
      <w:proofErr w:type="spellStart"/>
      <w:r w:rsidRPr="00833803">
        <w:rPr>
          <w:rFonts w:ascii="Segoe UI" w:hAnsi="Segoe UI" w:cs="Segoe UI"/>
          <w:color w:val="000000"/>
        </w:rPr>
        <w:t>modeling</w:t>
      </w:r>
      <w:proofErr w:type="spellEnd"/>
      <w:r w:rsidRPr="00833803">
        <w:rPr>
          <w:rFonts w:ascii="Segoe UI" w:hAnsi="Segoe UI" w:cs="Segoe UI"/>
          <w:color w:val="000000"/>
        </w:rPr>
        <w:t xml:space="preserve"> approach (</w:t>
      </w:r>
      <w:r w:rsidRPr="00A654CE">
        <w:rPr>
          <w:rFonts w:ascii="Segoe UI" w:hAnsi="Segoe UI" w:cs="Segoe UI"/>
          <w:color w:val="215E99" w:themeColor="text2" w:themeTint="BF"/>
        </w:rPr>
        <w:t>Phillips et al., 2006</w:t>
      </w:r>
      <w:r w:rsidRPr="00833803">
        <w:rPr>
          <w:rFonts w:ascii="Segoe UI" w:hAnsi="Segoe UI" w:cs="Segoe UI"/>
          <w:color w:val="000000"/>
        </w:rPr>
        <w:t>). Species distributions were subsequently aggregated into a biodiversity index representing the relative ecological importance of each grid cell (</w:t>
      </w:r>
      <w:r w:rsidRPr="00A654CE">
        <w:rPr>
          <w:rFonts w:ascii="Segoe UI" w:hAnsi="Segoe UI" w:cs="Segoe UI"/>
          <w:color w:val="215E99" w:themeColor="text2" w:themeTint="BF"/>
        </w:rPr>
        <w:t>Ohashi et al., 2017</w:t>
      </w:r>
      <w:r w:rsidRPr="00833803">
        <w:rPr>
          <w:rFonts w:ascii="Segoe UI" w:hAnsi="Segoe UI" w:cs="Segoe UI"/>
          <w:color w:val="000000"/>
        </w:rPr>
        <w:t>).</w:t>
      </w:r>
    </w:p>
    <w:p w14:paraId="3E9CB101" w14:textId="77777777" w:rsidR="008528D8" w:rsidRPr="00833803" w:rsidRDefault="008528D8" w:rsidP="00596AF1">
      <w:pPr>
        <w:pStyle w:val="NormalWeb"/>
        <w:jc w:val="both"/>
        <w:rPr>
          <w:rFonts w:ascii="Segoe UI" w:hAnsi="Segoe UI" w:cs="Segoe UI"/>
          <w:color w:val="000000"/>
        </w:rPr>
      </w:pPr>
      <w:r w:rsidRPr="00833803">
        <w:rPr>
          <w:rFonts w:ascii="Segoe UI" w:hAnsi="Segoe UI" w:cs="Segoe UI"/>
          <w:color w:val="000000"/>
        </w:rPr>
        <w:t>Under the BAU scenario, only existing forest protected areas from WDPA were excluded from land-use allocation. Under the biodiversity protection scenario, additional biodiversity-sensitive regions, including Key Biodiversity Areas and high-biodiversity grid cells identified by AIM/Biodiversity, were designated as protected zones and excluded from afforestation and other competing land-use activities.</w:t>
      </w:r>
    </w:p>
    <w:p w14:paraId="435397A2" w14:textId="7D52E2FC" w:rsidR="008528D8" w:rsidRPr="00833803" w:rsidRDefault="008528D8" w:rsidP="00717FF3">
      <w:pPr>
        <w:pStyle w:val="NormalWeb"/>
        <w:jc w:val="both"/>
        <w:rPr>
          <w:rFonts w:ascii="Segoe UI" w:hAnsi="Segoe UI" w:cs="Segoe UI"/>
          <w:color w:val="000000"/>
        </w:rPr>
      </w:pPr>
      <w:r w:rsidRPr="00833803">
        <w:rPr>
          <w:rFonts w:ascii="Segoe UI" w:hAnsi="Segoe UI" w:cs="Segoe UI"/>
          <w:color w:val="000000"/>
        </w:rPr>
        <w:t>Although afforestation can provide biodiversity benefits in some contexts, large-scale tree planting may also create ecological conflicts when implemented in naturally non-forest ecosystems or species-rich habitats. Therefore, biodiversity-sensitive areas were excluded from afforestation expansion to avoid potential habitat loss and ecological degradation. This approach is supported by evidence showing that many KBAs contain unique ecosystems and species assemblages requiring conservation priority. Approximately 54% of KBA areas are currently forested, while the remaining areas consist of diverse ecosystems including grasslands, wetlands, mountains, reefs, and coastal habitats (</w:t>
      </w:r>
      <w:r w:rsidRPr="00A654CE">
        <w:rPr>
          <w:rFonts w:ascii="Segoe UI" w:hAnsi="Segoe UI" w:cs="Segoe UI"/>
          <w:color w:val="215E99" w:themeColor="text2" w:themeTint="BF"/>
        </w:rPr>
        <w:t>Crowe et al., 2023</w:t>
      </w:r>
      <w:r w:rsidRPr="00833803">
        <w:rPr>
          <w:rFonts w:ascii="Segoe UI" w:hAnsi="Segoe UI" w:cs="Segoe UI"/>
          <w:color w:val="000000"/>
        </w:rPr>
        <w:t>).</w:t>
      </w:r>
    </w:p>
    <w:p w14:paraId="78ECF073" w14:textId="381DCDF3" w:rsidR="008528D8" w:rsidRPr="00833803" w:rsidRDefault="00150271" w:rsidP="00596AF1">
      <w:pPr>
        <w:pStyle w:val="Heading2"/>
        <w:jc w:val="both"/>
        <w:rPr>
          <w:rFonts w:ascii="Segoe UI" w:hAnsi="Segoe UI" w:cs="Segoe UI"/>
          <w:b/>
          <w:bCs/>
          <w:color w:val="000000"/>
          <w:sz w:val="24"/>
          <w:szCs w:val="24"/>
        </w:rPr>
      </w:pPr>
      <w:r w:rsidRPr="00833803">
        <w:rPr>
          <w:rFonts w:ascii="Segoe UI" w:hAnsi="Segoe UI" w:cs="Segoe UI"/>
          <w:b/>
          <w:bCs/>
          <w:color w:val="000000"/>
          <w:sz w:val="24"/>
          <w:szCs w:val="24"/>
        </w:rPr>
        <w:t>S3.2</w:t>
      </w:r>
      <w:r w:rsidR="008528D8" w:rsidRPr="00833803">
        <w:rPr>
          <w:rFonts w:ascii="Segoe UI" w:hAnsi="Segoe UI" w:cs="Segoe UI"/>
          <w:b/>
          <w:bCs/>
          <w:color w:val="000000"/>
          <w:sz w:val="24"/>
          <w:szCs w:val="24"/>
        </w:rPr>
        <w:t xml:space="preserve"> Soil Quality Enhancement</w:t>
      </w:r>
    </w:p>
    <w:p w14:paraId="34D15A5F" w14:textId="5FCAFEF1" w:rsidR="008528D8" w:rsidRPr="00833803" w:rsidRDefault="008528D8" w:rsidP="00596AF1">
      <w:pPr>
        <w:pStyle w:val="NormalWeb"/>
        <w:jc w:val="both"/>
        <w:rPr>
          <w:rFonts w:ascii="Segoe UI" w:hAnsi="Segoe UI" w:cs="Segoe UI"/>
          <w:color w:val="000000"/>
        </w:rPr>
      </w:pPr>
      <w:r w:rsidRPr="00833803">
        <w:rPr>
          <w:rFonts w:ascii="Segoe UI" w:hAnsi="Segoe UI" w:cs="Segoe UI"/>
          <w:color w:val="000000"/>
        </w:rPr>
        <w:t xml:space="preserve">The soil quality enhancement scenario focused on restoring degraded land through afforestation. Degraded lands were identified using the Global Land Degradation Information System (GLADIS) dataset. Areas classified as severe and serious </w:t>
      </w:r>
      <w:r w:rsidRPr="00833803">
        <w:rPr>
          <w:rFonts w:ascii="Segoe UI" w:hAnsi="Segoe UI" w:cs="Segoe UI"/>
          <w:color w:val="000000"/>
        </w:rPr>
        <w:lastRenderedPageBreak/>
        <w:t>degradation were prioritized for afforestation and excluded from alternative land-use expansion.</w:t>
      </w:r>
    </w:p>
    <w:p w14:paraId="5E84CC3F" w14:textId="19DC1E2B" w:rsidR="008528D8" w:rsidRPr="00833803" w:rsidRDefault="008528D8" w:rsidP="00596AF1">
      <w:pPr>
        <w:pStyle w:val="NormalWeb"/>
        <w:jc w:val="both"/>
        <w:rPr>
          <w:rFonts w:ascii="Segoe UI" w:hAnsi="Segoe UI" w:cs="Segoe UI"/>
          <w:color w:val="000000"/>
        </w:rPr>
      </w:pPr>
      <w:r w:rsidRPr="00833803">
        <w:rPr>
          <w:rFonts w:ascii="Segoe UI" w:hAnsi="Segoe UI" w:cs="Segoe UI"/>
          <w:color w:val="000000"/>
        </w:rPr>
        <w:t>Afforestation on degraded land is widely recognized as an effective strategy for ecological restoration and climate change mitigation. Compared with agricultural land or grasslands, degraded lands often possess low initial soil organic carbon (SOC) stocks, providing substantial opportunities for carbon accumulation following forest establishment.</w:t>
      </w:r>
    </w:p>
    <w:p w14:paraId="279C6FA5" w14:textId="4BA5EF8C" w:rsidR="008528D8" w:rsidRPr="00833803" w:rsidRDefault="008528D8" w:rsidP="00596AF1">
      <w:pPr>
        <w:pStyle w:val="NormalWeb"/>
        <w:jc w:val="both"/>
        <w:rPr>
          <w:rFonts w:ascii="Segoe UI" w:hAnsi="Segoe UI" w:cs="Segoe UI"/>
          <w:color w:val="000000"/>
        </w:rPr>
      </w:pPr>
      <w:r w:rsidRPr="00833803">
        <w:rPr>
          <w:rFonts w:ascii="Segoe UI" w:hAnsi="Segoe UI" w:cs="Segoe UI"/>
          <w:color w:val="000000"/>
        </w:rPr>
        <w:t xml:space="preserve">Although soil physical, chemical, and biological properties were not explicitly simulated within the integrated assessment framework, extensive literature demonstrates that afforestation can improve soil quality through increased organic matter inputs, enhanced nutrient cycling, improved soil structure, and reduced erosion </w:t>
      </w:r>
      <w:r w:rsidRPr="00A814D1">
        <w:rPr>
          <w:rFonts w:ascii="Segoe UI" w:hAnsi="Segoe UI" w:cs="Segoe UI"/>
          <w:color w:val="215E99" w:themeColor="text2" w:themeTint="BF"/>
        </w:rPr>
        <w:t xml:space="preserve">(Lefebvre et al., 2021). </w:t>
      </w:r>
      <w:r w:rsidRPr="00833803">
        <w:rPr>
          <w:rFonts w:ascii="Segoe UI" w:hAnsi="Segoe UI" w:cs="Segoe UI"/>
          <w:color w:val="000000"/>
        </w:rPr>
        <w:t>Based on this evidence, afforestation on degraded land was assumed to contribute to soil quality enhancement and ecosystem restoration.</w:t>
      </w:r>
    </w:p>
    <w:p w14:paraId="3773CFDA" w14:textId="77777777" w:rsidR="008528D8" w:rsidRPr="00833803" w:rsidRDefault="008528D8" w:rsidP="00596AF1">
      <w:pPr>
        <w:pStyle w:val="NormalWeb"/>
        <w:jc w:val="both"/>
        <w:rPr>
          <w:rFonts w:ascii="Segoe UI" w:hAnsi="Segoe UI" w:cs="Segoe UI"/>
          <w:color w:val="000000"/>
        </w:rPr>
      </w:pPr>
      <w:r w:rsidRPr="00833803">
        <w:rPr>
          <w:rFonts w:ascii="Segoe UI" w:hAnsi="Segoe UI" w:cs="Segoe UI"/>
          <w:color w:val="000000"/>
        </w:rPr>
        <w:t xml:space="preserve">The environmental consideration scenarios in this study were designed primarily from a land-use allocation perspective. Biodiversity protection was represented through spatial exclusion of ecologically sensitive areas, while soil quality enhancement was represented through prioritization of degraded land for afforestation. Other environmental dimensions, including water scarcity, nutrient runoff, and soil salinization, were not explicitly incorporated within the </w:t>
      </w:r>
      <w:proofErr w:type="spellStart"/>
      <w:r w:rsidRPr="00833803">
        <w:rPr>
          <w:rFonts w:ascii="Segoe UI" w:hAnsi="Segoe UI" w:cs="Segoe UI"/>
          <w:color w:val="000000"/>
        </w:rPr>
        <w:t>modeling</w:t>
      </w:r>
      <w:proofErr w:type="spellEnd"/>
      <w:r w:rsidRPr="00833803">
        <w:rPr>
          <w:rFonts w:ascii="Segoe UI" w:hAnsi="Segoe UI" w:cs="Segoe UI"/>
          <w:color w:val="000000"/>
        </w:rPr>
        <w:t xml:space="preserve"> framework.</w:t>
      </w:r>
    </w:p>
    <w:p w14:paraId="1728525D" w14:textId="77777777" w:rsidR="001853D9" w:rsidRPr="00833803" w:rsidRDefault="001853D9" w:rsidP="00596AF1">
      <w:pPr>
        <w:pStyle w:val="NormalWeb"/>
        <w:jc w:val="both"/>
        <w:rPr>
          <w:rFonts w:ascii="Segoe UI" w:hAnsi="Segoe UI" w:cs="Segoe UI"/>
          <w:color w:val="000000"/>
        </w:rPr>
      </w:pPr>
    </w:p>
    <w:p w14:paraId="3843D55D" w14:textId="17AFA44E" w:rsidR="008528D8" w:rsidRPr="00833803" w:rsidRDefault="00150271" w:rsidP="00596AF1">
      <w:pPr>
        <w:pStyle w:val="Heading2"/>
        <w:jc w:val="both"/>
        <w:rPr>
          <w:rFonts w:ascii="Segoe UI" w:hAnsi="Segoe UI" w:cs="Segoe UI"/>
          <w:b/>
          <w:bCs/>
          <w:color w:val="000000"/>
          <w:sz w:val="24"/>
          <w:szCs w:val="24"/>
        </w:rPr>
      </w:pPr>
      <w:r w:rsidRPr="00833803">
        <w:rPr>
          <w:rFonts w:ascii="Segoe UI" w:hAnsi="Segoe UI" w:cs="Segoe UI"/>
          <w:b/>
          <w:bCs/>
          <w:color w:val="000000"/>
          <w:sz w:val="24"/>
          <w:szCs w:val="24"/>
        </w:rPr>
        <w:t>S3.3</w:t>
      </w:r>
      <w:r w:rsidR="008528D8" w:rsidRPr="00833803">
        <w:rPr>
          <w:rFonts w:ascii="Segoe UI" w:hAnsi="Segoe UI" w:cs="Segoe UI"/>
          <w:b/>
          <w:bCs/>
          <w:color w:val="000000"/>
          <w:sz w:val="24"/>
          <w:szCs w:val="24"/>
        </w:rPr>
        <w:t xml:space="preserve"> Dietary Shift and Food Waste Reduction</w:t>
      </w:r>
    </w:p>
    <w:p w14:paraId="1D5D1F8A" w14:textId="77777777" w:rsidR="008528D8" w:rsidRPr="00833803" w:rsidRDefault="008528D8" w:rsidP="00596AF1">
      <w:pPr>
        <w:pStyle w:val="NormalWeb"/>
        <w:jc w:val="both"/>
        <w:rPr>
          <w:rFonts w:ascii="Segoe UI" w:hAnsi="Segoe UI" w:cs="Segoe UI"/>
          <w:color w:val="000000"/>
        </w:rPr>
      </w:pPr>
      <w:r w:rsidRPr="00833803">
        <w:rPr>
          <w:rFonts w:ascii="Segoe UI" w:hAnsi="Segoe UI" w:cs="Segoe UI"/>
          <w:color w:val="000000"/>
        </w:rPr>
        <w:t>The dietary shift scenario assumed a transition toward healthier and more sustainable consumption patterns consistent with the recommendations of the EAT-Lancet Commission (Willett et al., 2019). Specifically, consumption of red meat and dairy products was reduced and replaced by greater consumption of plant-based protein sources such as legumes, beans, lentils, and pulses.</w:t>
      </w:r>
    </w:p>
    <w:p w14:paraId="188FA0F1" w14:textId="77777777" w:rsidR="008528D8" w:rsidRPr="00833803" w:rsidRDefault="008528D8" w:rsidP="00596AF1">
      <w:pPr>
        <w:pStyle w:val="NormalWeb"/>
        <w:jc w:val="both"/>
        <w:rPr>
          <w:rFonts w:ascii="Segoe UI" w:hAnsi="Segoe UI" w:cs="Segoe UI"/>
          <w:color w:val="000000"/>
        </w:rPr>
      </w:pPr>
      <w:r w:rsidRPr="00833803">
        <w:rPr>
          <w:rFonts w:ascii="Segoe UI" w:hAnsi="Segoe UI" w:cs="Segoe UI"/>
          <w:color w:val="000000"/>
        </w:rPr>
        <w:t xml:space="preserve">Daily food consumption was constrained to 2,503 kcal per capita, reflecting recommended levels for balanced nutrition and sustainable food systems. In addition, </w:t>
      </w:r>
      <w:r w:rsidRPr="00833803">
        <w:rPr>
          <w:rFonts w:ascii="Segoe UI" w:hAnsi="Segoe UI" w:cs="Segoe UI"/>
          <w:color w:val="000000"/>
        </w:rPr>
        <w:lastRenderedPageBreak/>
        <w:t>food loss and waste were reduced following Sustainable Development Goal (SDG) 12.3, which aims to halve global per-capita food waste (Ardra and Barua, 2022).</w:t>
      </w:r>
    </w:p>
    <w:p w14:paraId="6C0DB2B7" w14:textId="6FCD42BC" w:rsidR="008528D8" w:rsidRPr="00833803" w:rsidRDefault="008528D8" w:rsidP="0015028F">
      <w:pPr>
        <w:pStyle w:val="NormalWeb"/>
        <w:jc w:val="both"/>
        <w:rPr>
          <w:rFonts w:ascii="Segoe UI" w:hAnsi="Segoe UI" w:cs="Segoe UI"/>
          <w:color w:val="000000"/>
        </w:rPr>
      </w:pPr>
      <w:r w:rsidRPr="00833803">
        <w:rPr>
          <w:rFonts w:ascii="Segoe UI" w:hAnsi="Segoe UI" w:cs="Segoe UI"/>
          <w:color w:val="000000"/>
        </w:rPr>
        <w:t>These assumptions were maintained throughout the simulation period to 2100. Reduced food demand and lower waste generation decreased the amount of agricultural land required to satisfy global food consumption. Consequently, additional land became available for afforestation, ecosystem restoration, and carbon sequestration.</w:t>
      </w:r>
    </w:p>
    <w:p w14:paraId="648DF8B6" w14:textId="1EFF54FB" w:rsidR="008528D8" w:rsidRPr="00833803" w:rsidRDefault="00150271" w:rsidP="00596AF1">
      <w:pPr>
        <w:pStyle w:val="Heading2"/>
        <w:jc w:val="both"/>
        <w:rPr>
          <w:rFonts w:ascii="Segoe UI" w:hAnsi="Segoe UI" w:cs="Segoe UI"/>
          <w:b/>
          <w:bCs/>
          <w:color w:val="000000"/>
          <w:sz w:val="24"/>
          <w:szCs w:val="24"/>
        </w:rPr>
      </w:pPr>
      <w:r w:rsidRPr="00833803">
        <w:rPr>
          <w:rFonts w:ascii="Segoe UI" w:hAnsi="Segoe UI" w:cs="Segoe UI"/>
          <w:b/>
          <w:bCs/>
          <w:color w:val="000000"/>
          <w:sz w:val="24"/>
          <w:szCs w:val="24"/>
        </w:rPr>
        <w:t>S3.4</w:t>
      </w:r>
      <w:r w:rsidR="008528D8" w:rsidRPr="00833803">
        <w:rPr>
          <w:rFonts w:ascii="Segoe UI" w:hAnsi="Segoe UI" w:cs="Segoe UI"/>
          <w:b/>
          <w:bCs/>
          <w:color w:val="000000"/>
          <w:sz w:val="24"/>
          <w:szCs w:val="24"/>
        </w:rPr>
        <w:t xml:space="preserve"> Trade and Irrigation Intensification</w:t>
      </w:r>
    </w:p>
    <w:p w14:paraId="358B3D0D" w14:textId="77777777" w:rsidR="008528D8" w:rsidRPr="00833803" w:rsidRDefault="008528D8" w:rsidP="00596AF1">
      <w:pPr>
        <w:pStyle w:val="NormalWeb"/>
        <w:jc w:val="both"/>
        <w:rPr>
          <w:rFonts w:ascii="Segoe UI" w:hAnsi="Segoe UI" w:cs="Segoe UI"/>
          <w:color w:val="000000"/>
        </w:rPr>
      </w:pPr>
      <w:r w:rsidRPr="00833803">
        <w:rPr>
          <w:rFonts w:ascii="Segoe UI" w:hAnsi="Segoe UI" w:cs="Segoe UI"/>
          <w:color w:val="000000"/>
        </w:rPr>
        <w:t>Trade openness was represented through modifications to international trade elasticities within the AIM-Hub framework. The BAU and environmental consideration scenarios retained default SSP2 trade assumptions, representing moderate globalization and trade integration.</w:t>
      </w:r>
    </w:p>
    <w:p w14:paraId="39B1FAE2" w14:textId="77777777" w:rsidR="008528D8" w:rsidRPr="00833803" w:rsidRDefault="008528D8" w:rsidP="00596AF1">
      <w:pPr>
        <w:pStyle w:val="NormalWeb"/>
        <w:jc w:val="both"/>
        <w:rPr>
          <w:rFonts w:ascii="Segoe UI" w:hAnsi="Segoe UI" w:cs="Segoe UI"/>
          <w:color w:val="000000"/>
        </w:rPr>
      </w:pPr>
      <w:r w:rsidRPr="00833803">
        <w:rPr>
          <w:rFonts w:ascii="Segoe UI" w:hAnsi="Segoe UI" w:cs="Segoe UI"/>
          <w:color w:val="000000"/>
        </w:rPr>
        <w:t>The trade intensification scenario adopted SSP1-style assumptions characterized by lower trade barriers and increased international market integration. Under this scenario, agricultural commodities could be produced more efficiently in regions with comparative advantages and distributed through expanded global trade networks.</w:t>
      </w:r>
    </w:p>
    <w:p w14:paraId="7BF27DCD" w14:textId="77777777" w:rsidR="008528D8" w:rsidRPr="00833803" w:rsidRDefault="008528D8" w:rsidP="00596AF1">
      <w:pPr>
        <w:pStyle w:val="NormalWeb"/>
        <w:jc w:val="both"/>
        <w:rPr>
          <w:rFonts w:ascii="Segoe UI" w:hAnsi="Segoe UI" w:cs="Segoe UI"/>
          <w:color w:val="000000"/>
        </w:rPr>
      </w:pPr>
      <w:r w:rsidRPr="00833803">
        <w:rPr>
          <w:rFonts w:ascii="Segoe UI" w:hAnsi="Segoe UI" w:cs="Segoe UI"/>
          <w:color w:val="000000"/>
        </w:rPr>
        <w:t>Agricultural productivity improvements were further enhanced through irrigation intensification. Irrigation assumptions followed the Agricultural Model Intercomparison and Improvement Project (</w:t>
      </w:r>
      <w:proofErr w:type="spellStart"/>
      <w:r w:rsidRPr="00833803">
        <w:rPr>
          <w:rFonts w:ascii="Segoe UI" w:hAnsi="Segoe UI" w:cs="Segoe UI"/>
          <w:color w:val="000000"/>
        </w:rPr>
        <w:t>AgMIP</w:t>
      </w:r>
      <w:proofErr w:type="spellEnd"/>
      <w:r w:rsidRPr="00833803">
        <w:rPr>
          <w:rFonts w:ascii="Segoe UI" w:hAnsi="Segoe UI" w:cs="Segoe UI"/>
          <w:color w:val="000000"/>
        </w:rPr>
        <w:t>) framework (</w:t>
      </w:r>
      <w:r w:rsidRPr="00432610">
        <w:rPr>
          <w:rFonts w:ascii="Segoe UI" w:hAnsi="Segoe UI" w:cs="Segoe UI"/>
          <w:color w:val="215E99" w:themeColor="text2" w:themeTint="BF"/>
        </w:rPr>
        <w:t>von Lampe et al., 2014</w:t>
      </w:r>
      <w:r w:rsidRPr="00833803">
        <w:rPr>
          <w:rFonts w:ascii="Segoe UI" w:hAnsi="Segoe UI" w:cs="Segoe UI"/>
          <w:color w:val="000000"/>
        </w:rPr>
        <w:t xml:space="preserve">). Technological advancement in irrigation systems was represented using projections from </w:t>
      </w:r>
      <w:proofErr w:type="spellStart"/>
      <w:r w:rsidRPr="00A654CE">
        <w:rPr>
          <w:rFonts w:ascii="Segoe UI" w:hAnsi="Segoe UI" w:cs="Segoe UI"/>
          <w:color w:val="215E99" w:themeColor="text2" w:themeTint="BF"/>
        </w:rPr>
        <w:t>Hanasaki</w:t>
      </w:r>
      <w:proofErr w:type="spellEnd"/>
      <w:r w:rsidRPr="00A654CE">
        <w:rPr>
          <w:rFonts w:ascii="Segoe UI" w:hAnsi="Segoe UI" w:cs="Segoe UI"/>
          <w:color w:val="215E99" w:themeColor="text2" w:themeTint="BF"/>
        </w:rPr>
        <w:t xml:space="preserve"> et al. (2013)</w:t>
      </w:r>
      <w:r w:rsidRPr="00833803">
        <w:rPr>
          <w:rFonts w:ascii="Segoe UI" w:hAnsi="Segoe UI" w:cs="Segoe UI"/>
          <w:color w:val="000000"/>
        </w:rPr>
        <w:t>, assuming an annual improvement rate of approximately 0.6%.</w:t>
      </w:r>
    </w:p>
    <w:p w14:paraId="70E6D98F" w14:textId="3F5AD2DA" w:rsidR="00B85F26" w:rsidRPr="00833803" w:rsidRDefault="008528D8" w:rsidP="005225A2">
      <w:pPr>
        <w:pStyle w:val="NormalWeb"/>
        <w:jc w:val="both"/>
        <w:rPr>
          <w:rFonts w:ascii="Segoe UI" w:eastAsiaTheme="minorHAnsi" w:hAnsi="Segoe UI" w:cs="Segoe UI"/>
          <w:b/>
          <w:lang w:eastAsia="en-US"/>
        </w:rPr>
      </w:pPr>
      <w:r w:rsidRPr="00833803">
        <w:rPr>
          <w:rFonts w:ascii="Segoe UI" w:hAnsi="Segoe UI" w:cs="Segoe UI"/>
          <w:color w:val="000000"/>
        </w:rPr>
        <w:t>Improved irrigation efficiency increases crop yields and agricultural productivity, reducing pressure for cropland expansion. Together, trade openness and irrigation intensification contribute to more efficient land use and potentially increase land availability for afforestation and ecosystem restoration.</w:t>
      </w:r>
      <w:r w:rsidR="00F956C0" w:rsidRPr="00833803">
        <w:rPr>
          <w:rFonts w:ascii="Segoe UI" w:hAnsi="Segoe UI" w:cs="Segoe UI"/>
          <w:color w:val="000000"/>
        </w:rPr>
        <w:br w:type="page"/>
      </w:r>
    </w:p>
    <w:p w14:paraId="3C6ADCA5" w14:textId="77777777" w:rsidR="00833803" w:rsidRPr="00970855" w:rsidRDefault="00833803" w:rsidP="00066145">
      <w:pPr>
        <w:jc w:val="both"/>
        <w:rPr>
          <w:rFonts w:ascii="Segoe UI" w:hAnsi="Segoe UI" w:cs="Segoe UI"/>
          <w:b/>
          <w:bCs/>
          <w:color w:val="000000"/>
        </w:rPr>
      </w:pPr>
      <w:r w:rsidRPr="00970855">
        <w:rPr>
          <w:rFonts w:ascii="Segoe UI" w:hAnsi="Segoe UI" w:cs="Segoe UI"/>
          <w:b/>
          <w:bCs/>
          <w:color w:val="000000"/>
        </w:rPr>
        <w:lastRenderedPageBreak/>
        <w:t>S5. Supplementary Information on Result Analysis and Validation</w:t>
      </w:r>
    </w:p>
    <w:p w14:paraId="05D8D79B" w14:textId="77777777" w:rsidR="00833803" w:rsidRPr="00833803" w:rsidRDefault="00833803" w:rsidP="00066145">
      <w:pPr>
        <w:jc w:val="both"/>
        <w:rPr>
          <w:rFonts w:ascii="Segoe UI" w:hAnsi="Segoe UI" w:cs="Segoe UI"/>
          <w:i/>
          <w:iCs/>
          <w:color w:val="000000"/>
        </w:rPr>
      </w:pPr>
    </w:p>
    <w:p w14:paraId="105508DC" w14:textId="631BC41F" w:rsidR="00F95590" w:rsidRPr="00833803" w:rsidRDefault="00066145" w:rsidP="00066145">
      <w:pPr>
        <w:jc w:val="both"/>
        <w:rPr>
          <w:rFonts w:ascii="Segoe UI" w:hAnsi="Segoe UI" w:cs="Segoe UI"/>
          <w:i/>
          <w:iCs/>
        </w:rPr>
      </w:pPr>
      <w:r w:rsidRPr="00833803">
        <w:rPr>
          <w:rFonts w:ascii="Segoe UI" w:hAnsi="Segoe UI" w:cs="Segoe UI"/>
          <w:i/>
          <w:iCs/>
        </w:rPr>
        <w:t>Table S</w:t>
      </w:r>
      <w:r w:rsidR="00804974">
        <w:rPr>
          <w:rFonts w:ascii="Segoe UI" w:hAnsi="Segoe UI" w:cs="Segoe UI"/>
          <w:i/>
          <w:iCs/>
        </w:rPr>
        <w:t>3</w:t>
      </w:r>
      <w:r w:rsidRPr="00833803">
        <w:rPr>
          <w:rFonts w:ascii="Segoe UI" w:hAnsi="Segoe UI" w:cs="Segoe UI"/>
          <w:i/>
          <w:iCs/>
        </w:rPr>
        <w:t xml:space="preserve">. Regional quantile prices under </w:t>
      </w:r>
      <w:proofErr w:type="spellStart"/>
      <w:r w:rsidRPr="00833803">
        <w:rPr>
          <w:rFonts w:ascii="Segoe UI" w:hAnsi="Segoe UI" w:cs="Segoe UI"/>
          <w:i/>
          <w:iCs/>
        </w:rPr>
        <w:t>Env+Diet+Trade</w:t>
      </w:r>
      <w:proofErr w:type="spellEnd"/>
      <w:r w:rsidRPr="00833803">
        <w:rPr>
          <w:rFonts w:ascii="Segoe UI" w:hAnsi="Segoe UI" w:cs="Segoe UI"/>
          <w:i/>
          <w:iCs/>
        </w:rPr>
        <w:t xml:space="preserve"> scenario (US$/t CO</w:t>
      </w:r>
      <w:r w:rsidRPr="00833803">
        <w:rPr>
          <w:rFonts w:ascii="Segoe UI" w:hAnsi="Segoe UI" w:cs="Segoe UI"/>
          <w:i/>
          <w:iCs/>
          <w:vertAlign w:val="subscript"/>
        </w:rPr>
        <w:t>2</w:t>
      </w:r>
      <w:r w:rsidRPr="00833803">
        <w:rPr>
          <w:rFonts w:ascii="Segoe UI" w:hAnsi="Segoe UI" w:cs="Segoe UI"/>
          <w:i/>
          <w:iCs/>
        </w:rPr>
        <w:t>) in 2100</w:t>
      </w:r>
    </w:p>
    <w:tbl>
      <w:tblPr>
        <w:tblStyle w:val="PlainTable5"/>
        <w:tblW w:w="8714" w:type="dxa"/>
        <w:tblLook w:val="04A0" w:firstRow="1" w:lastRow="0" w:firstColumn="1" w:lastColumn="0" w:noHBand="0" w:noVBand="1"/>
      </w:tblPr>
      <w:tblGrid>
        <w:gridCol w:w="1341"/>
        <w:gridCol w:w="662"/>
        <w:gridCol w:w="661"/>
        <w:gridCol w:w="897"/>
        <w:gridCol w:w="661"/>
        <w:gridCol w:w="897"/>
        <w:gridCol w:w="897"/>
        <w:gridCol w:w="897"/>
        <w:gridCol w:w="897"/>
        <w:gridCol w:w="904"/>
      </w:tblGrid>
      <w:tr w:rsidR="00066145" w:rsidRPr="00833803" w14:paraId="40876068" w14:textId="77777777" w:rsidTr="00D1493C">
        <w:trPr>
          <w:cnfStyle w:val="100000000000" w:firstRow="1" w:lastRow="0" w:firstColumn="0" w:lastColumn="0" w:oddVBand="0" w:evenVBand="0" w:oddHBand="0" w:evenHBand="0" w:firstRowFirstColumn="0" w:firstRowLastColumn="0" w:lastRowFirstColumn="0" w:lastRowLastColumn="0"/>
          <w:trHeight w:val="293"/>
        </w:trPr>
        <w:tc>
          <w:tcPr>
            <w:cnfStyle w:val="001000000100" w:firstRow="0" w:lastRow="0" w:firstColumn="1" w:lastColumn="0" w:oddVBand="0" w:evenVBand="0" w:oddHBand="0" w:evenHBand="0" w:firstRowFirstColumn="1" w:firstRowLastColumn="0" w:lastRowFirstColumn="0" w:lastRowLastColumn="0"/>
            <w:tcW w:w="8714" w:type="dxa"/>
            <w:gridSpan w:val="10"/>
            <w:noWrap/>
            <w:hideMark/>
          </w:tcPr>
          <w:p w14:paraId="54A45CC2" w14:textId="77777777" w:rsidR="00066145" w:rsidRPr="00833803" w:rsidRDefault="00066145" w:rsidP="00D1493C">
            <w:pPr>
              <w:jc w:val="both"/>
              <w:rPr>
                <w:rFonts w:ascii="Segoe UI" w:hAnsi="Segoe UI" w:cs="Segoe UI"/>
                <w:i w:val="0"/>
                <w:iCs w:val="0"/>
                <w:color w:val="000000"/>
                <w:sz w:val="24"/>
              </w:rPr>
            </w:pPr>
            <w:r w:rsidRPr="00833803">
              <w:rPr>
                <w:rFonts w:ascii="Segoe UI" w:hAnsi="Segoe UI" w:cs="Segoe UI"/>
                <w:i w:val="0"/>
                <w:iCs w:val="0"/>
                <w:color w:val="000000"/>
                <w:sz w:val="24"/>
              </w:rPr>
              <w:t>Price Quantiles</w:t>
            </w:r>
          </w:p>
        </w:tc>
      </w:tr>
      <w:tr w:rsidR="00066145" w:rsidRPr="00833803" w14:paraId="44DEE5F6" w14:textId="77777777" w:rsidTr="00D1493C">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341" w:type="dxa"/>
            <w:noWrap/>
            <w:hideMark/>
          </w:tcPr>
          <w:p w14:paraId="248A5F22" w14:textId="77777777" w:rsidR="00066145" w:rsidRPr="00833803" w:rsidRDefault="00066145" w:rsidP="00D1493C">
            <w:pPr>
              <w:jc w:val="both"/>
              <w:rPr>
                <w:rFonts w:ascii="Segoe UI" w:hAnsi="Segoe UI" w:cs="Segoe UI"/>
                <w:i w:val="0"/>
                <w:iCs w:val="0"/>
                <w:color w:val="000000"/>
                <w:sz w:val="24"/>
              </w:rPr>
            </w:pPr>
            <w:r w:rsidRPr="00833803">
              <w:rPr>
                <w:rFonts w:ascii="Segoe UI" w:hAnsi="Segoe UI" w:cs="Segoe UI"/>
                <w:i w:val="0"/>
                <w:iCs w:val="0"/>
                <w:color w:val="000000"/>
                <w:sz w:val="24"/>
              </w:rPr>
              <w:t>Region</w:t>
            </w:r>
          </w:p>
        </w:tc>
        <w:tc>
          <w:tcPr>
            <w:tcW w:w="662" w:type="dxa"/>
            <w:noWrap/>
            <w:hideMark/>
          </w:tcPr>
          <w:p w14:paraId="6B705DA9"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10</w:t>
            </w:r>
          </w:p>
        </w:tc>
        <w:tc>
          <w:tcPr>
            <w:tcW w:w="661" w:type="dxa"/>
            <w:noWrap/>
            <w:hideMark/>
          </w:tcPr>
          <w:p w14:paraId="50C61315"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20</w:t>
            </w:r>
          </w:p>
        </w:tc>
        <w:tc>
          <w:tcPr>
            <w:tcW w:w="897" w:type="dxa"/>
            <w:noWrap/>
            <w:hideMark/>
          </w:tcPr>
          <w:p w14:paraId="59D6DBAD"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30</w:t>
            </w:r>
          </w:p>
        </w:tc>
        <w:tc>
          <w:tcPr>
            <w:tcW w:w="661" w:type="dxa"/>
            <w:noWrap/>
            <w:hideMark/>
          </w:tcPr>
          <w:p w14:paraId="22B66DE4"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40</w:t>
            </w:r>
          </w:p>
        </w:tc>
        <w:tc>
          <w:tcPr>
            <w:tcW w:w="897" w:type="dxa"/>
            <w:noWrap/>
            <w:hideMark/>
          </w:tcPr>
          <w:p w14:paraId="4BA288D6"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50</w:t>
            </w:r>
          </w:p>
        </w:tc>
        <w:tc>
          <w:tcPr>
            <w:tcW w:w="897" w:type="dxa"/>
            <w:noWrap/>
            <w:hideMark/>
          </w:tcPr>
          <w:p w14:paraId="35685EBF"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60</w:t>
            </w:r>
          </w:p>
        </w:tc>
        <w:tc>
          <w:tcPr>
            <w:tcW w:w="897" w:type="dxa"/>
            <w:noWrap/>
            <w:hideMark/>
          </w:tcPr>
          <w:p w14:paraId="00079989"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70</w:t>
            </w:r>
          </w:p>
        </w:tc>
        <w:tc>
          <w:tcPr>
            <w:tcW w:w="897" w:type="dxa"/>
            <w:noWrap/>
            <w:hideMark/>
          </w:tcPr>
          <w:p w14:paraId="3E99CF92"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80</w:t>
            </w:r>
          </w:p>
        </w:tc>
        <w:tc>
          <w:tcPr>
            <w:tcW w:w="897" w:type="dxa"/>
            <w:noWrap/>
            <w:hideMark/>
          </w:tcPr>
          <w:p w14:paraId="2DBCF3BA"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90</w:t>
            </w:r>
          </w:p>
        </w:tc>
      </w:tr>
      <w:tr w:rsidR="00066145" w:rsidRPr="00833803" w14:paraId="2233BC88" w14:textId="77777777" w:rsidTr="00D1493C">
        <w:trPr>
          <w:trHeight w:val="293"/>
        </w:trPr>
        <w:tc>
          <w:tcPr>
            <w:cnfStyle w:val="001000000000" w:firstRow="0" w:lastRow="0" w:firstColumn="1" w:lastColumn="0" w:oddVBand="0" w:evenVBand="0" w:oddHBand="0" w:evenHBand="0" w:firstRowFirstColumn="0" w:firstRowLastColumn="0" w:lastRowFirstColumn="0" w:lastRowLastColumn="0"/>
            <w:tcW w:w="1341" w:type="dxa"/>
            <w:noWrap/>
            <w:hideMark/>
          </w:tcPr>
          <w:p w14:paraId="3628DB78" w14:textId="77777777" w:rsidR="00066145" w:rsidRPr="00833803" w:rsidRDefault="00066145" w:rsidP="00D1493C">
            <w:pPr>
              <w:jc w:val="both"/>
              <w:rPr>
                <w:rFonts w:ascii="Segoe UI" w:hAnsi="Segoe UI" w:cs="Segoe UI"/>
                <w:i w:val="0"/>
                <w:iCs w:val="0"/>
                <w:color w:val="000000"/>
                <w:sz w:val="24"/>
              </w:rPr>
            </w:pPr>
            <w:r w:rsidRPr="00833803">
              <w:rPr>
                <w:rFonts w:ascii="Segoe UI" w:hAnsi="Segoe UI" w:cs="Segoe UI"/>
                <w:i w:val="0"/>
                <w:iCs w:val="0"/>
                <w:color w:val="000000"/>
                <w:sz w:val="24"/>
              </w:rPr>
              <w:t>XSE</w:t>
            </w:r>
          </w:p>
        </w:tc>
        <w:tc>
          <w:tcPr>
            <w:tcW w:w="662" w:type="dxa"/>
            <w:noWrap/>
            <w:hideMark/>
          </w:tcPr>
          <w:p w14:paraId="587860E9"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3.5</w:t>
            </w:r>
          </w:p>
        </w:tc>
        <w:tc>
          <w:tcPr>
            <w:tcW w:w="661" w:type="dxa"/>
            <w:noWrap/>
            <w:hideMark/>
          </w:tcPr>
          <w:p w14:paraId="1D2AAE14"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3.7</w:t>
            </w:r>
          </w:p>
        </w:tc>
        <w:tc>
          <w:tcPr>
            <w:tcW w:w="897" w:type="dxa"/>
            <w:noWrap/>
            <w:hideMark/>
          </w:tcPr>
          <w:p w14:paraId="0964EA2B"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4.3</w:t>
            </w:r>
          </w:p>
        </w:tc>
        <w:tc>
          <w:tcPr>
            <w:tcW w:w="661" w:type="dxa"/>
            <w:noWrap/>
            <w:hideMark/>
          </w:tcPr>
          <w:p w14:paraId="7F78303C"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4.9</w:t>
            </w:r>
          </w:p>
        </w:tc>
        <w:tc>
          <w:tcPr>
            <w:tcW w:w="897" w:type="dxa"/>
            <w:noWrap/>
            <w:hideMark/>
          </w:tcPr>
          <w:p w14:paraId="40DF6BFA"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5.1</w:t>
            </w:r>
          </w:p>
        </w:tc>
        <w:tc>
          <w:tcPr>
            <w:tcW w:w="897" w:type="dxa"/>
            <w:noWrap/>
            <w:hideMark/>
          </w:tcPr>
          <w:p w14:paraId="563E2B2A"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5.7</w:t>
            </w:r>
          </w:p>
        </w:tc>
        <w:tc>
          <w:tcPr>
            <w:tcW w:w="897" w:type="dxa"/>
            <w:noWrap/>
            <w:hideMark/>
          </w:tcPr>
          <w:p w14:paraId="2A0ABFD4"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6.9</w:t>
            </w:r>
          </w:p>
        </w:tc>
        <w:tc>
          <w:tcPr>
            <w:tcW w:w="897" w:type="dxa"/>
            <w:noWrap/>
            <w:hideMark/>
          </w:tcPr>
          <w:p w14:paraId="796DEC1F"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8.1</w:t>
            </w:r>
          </w:p>
        </w:tc>
        <w:tc>
          <w:tcPr>
            <w:tcW w:w="897" w:type="dxa"/>
            <w:noWrap/>
            <w:hideMark/>
          </w:tcPr>
          <w:p w14:paraId="090865BD"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14.6</w:t>
            </w:r>
          </w:p>
        </w:tc>
      </w:tr>
      <w:tr w:rsidR="00066145" w:rsidRPr="00833803" w14:paraId="363B9650" w14:textId="77777777" w:rsidTr="00D1493C">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341" w:type="dxa"/>
            <w:noWrap/>
            <w:hideMark/>
          </w:tcPr>
          <w:p w14:paraId="35D48213" w14:textId="77777777" w:rsidR="00066145" w:rsidRPr="00833803" w:rsidRDefault="00066145" w:rsidP="00D1493C">
            <w:pPr>
              <w:jc w:val="both"/>
              <w:rPr>
                <w:rFonts w:ascii="Segoe UI" w:hAnsi="Segoe UI" w:cs="Segoe UI"/>
                <w:i w:val="0"/>
                <w:iCs w:val="0"/>
                <w:color w:val="000000"/>
                <w:sz w:val="24"/>
              </w:rPr>
            </w:pPr>
            <w:r w:rsidRPr="00833803">
              <w:rPr>
                <w:rFonts w:ascii="Segoe UI" w:hAnsi="Segoe UI" w:cs="Segoe UI"/>
                <w:i w:val="0"/>
                <w:iCs w:val="0"/>
                <w:color w:val="000000"/>
                <w:sz w:val="24"/>
              </w:rPr>
              <w:t>BRA</w:t>
            </w:r>
          </w:p>
        </w:tc>
        <w:tc>
          <w:tcPr>
            <w:tcW w:w="662" w:type="dxa"/>
            <w:noWrap/>
            <w:hideMark/>
          </w:tcPr>
          <w:p w14:paraId="348EF67C"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3.7</w:t>
            </w:r>
          </w:p>
        </w:tc>
        <w:tc>
          <w:tcPr>
            <w:tcW w:w="661" w:type="dxa"/>
            <w:noWrap/>
            <w:hideMark/>
          </w:tcPr>
          <w:p w14:paraId="6B92B5E1"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3.9</w:t>
            </w:r>
          </w:p>
        </w:tc>
        <w:tc>
          <w:tcPr>
            <w:tcW w:w="897" w:type="dxa"/>
            <w:noWrap/>
            <w:hideMark/>
          </w:tcPr>
          <w:p w14:paraId="765879D6"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4.4</w:t>
            </w:r>
          </w:p>
        </w:tc>
        <w:tc>
          <w:tcPr>
            <w:tcW w:w="661" w:type="dxa"/>
            <w:noWrap/>
            <w:hideMark/>
          </w:tcPr>
          <w:p w14:paraId="3B4705BF"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5.1</w:t>
            </w:r>
          </w:p>
        </w:tc>
        <w:tc>
          <w:tcPr>
            <w:tcW w:w="897" w:type="dxa"/>
            <w:noWrap/>
            <w:hideMark/>
          </w:tcPr>
          <w:p w14:paraId="2EB445BB"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5.3</w:t>
            </w:r>
          </w:p>
        </w:tc>
        <w:tc>
          <w:tcPr>
            <w:tcW w:w="897" w:type="dxa"/>
            <w:noWrap/>
            <w:hideMark/>
          </w:tcPr>
          <w:p w14:paraId="54E3EC80"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5.7</w:t>
            </w:r>
          </w:p>
        </w:tc>
        <w:tc>
          <w:tcPr>
            <w:tcW w:w="897" w:type="dxa"/>
            <w:noWrap/>
            <w:hideMark/>
          </w:tcPr>
          <w:p w14:paraId="46F4D4F9"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6.8</w:t>
            </w:r>
          </w:p>
        </w:tc>
        <w:tc>
          <w:tcPr>
            <w:tcW w:w="897" w:type="dxa"/>
            <w:noWrap/>
            <w:hideMark/>
          </w:tcPr>
          <w:p w14:paraId="399B3291"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7.8</w:t>
            </w:r>
          </w:p>
        </w:tc>
        <w:tc>
          <w:tcPr>
            <w:tcW w:w="897" w:type="dxa"/>
            <w:noWrap/>
            <w:hideMark/>
          </w:tcPr>
          <w:p w14:paraId="11EFC3EA"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15.4</w:t>
            </w:r>
          </w:p>
        </w:tc>
      </w:tr>
      <w:tr w:rsidR="00066145" w:rsidRPr="00833803" w14:paraId="056A9563" w14:textId="77777777" w:rsidTr="00D1493C">
        <w:trPr>
          <w:trHeight w:val="293"/>
        </w:trPr>
        <w:tc>
          <w:tcPr>
            <w:cnfStyle w:val="001000000000" w:firstRow="0" w:lastRow="0" w:firstColumn="1" w:lastColumn="0" w:oddVBand="0" w:evenVBand="0" w:oddHBand="0" w:evenHBand="0" w:firstRowFirstColumn="0" w:firstRowLastColumn="0" w:lastRowFirstColumn="0" w:lastRowLastColumn="0"/>
            <w:tcW w:w="1341" w:type="dxa"/>
            <w:noWrap/>
            <w:hideMark/>
          </w:tcPr>
          <w:p w14:paraId="27025EA5" w14:textId="77777777" w:rsidR="00066145" w:rsidRPr="00833803" w:rsidRDefault="00066145" w:rsidP="00D1493C">
            <w:pPr>
              <w:jc w:val="both"/>
              <w:rPr>
                <w:rFonts w:ascii="Segoe UI" w:hAnsi="Segoe UI" w:cs="Segoe UI"/>
                <w:i w:val="0"/>
                <w:iCs w:val="0"/>
                <w:color w:val="000000"/>
                <w:sz w:val="24"/>
              </w:rPr>
            </w:pPr>
            <w:r w:rsidRPr="00833803">
              <w:rPr>
                <w:rFonts w:ascii="Segoe UI" w:hAnsi="Segoe UI" w:cs="Segoe UI"/>
                <w:i w:val="0"/>
                <w:iCs w:val="0"/>
                <w:color w:val="000000"/>
                <w:sz w:val="24"/>
              </w:rPr>
              <w:t>XLM</w:t>
            </w:r>
          </w:p>
        </w:tc>
        <w:tc>
          <w:tcPr>
            <w:tcW w:w="662" w:type="dxa"/>
            <w:noWrap/>
            <w:hideMark/>
          </w:tcPr>
          <w:p w14:paraId="20F5A2C8"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4.2</w:t>
            </w:r>
          </w:p>
        </w:tc>
        <w:tc>
          <w:tcPr>
            <w:tcW w:w="661" w:type="dxa"/>
            <w:noWrap/>
            <w:hideMark/>
          </w:tcPr>
          <w:p w14:paraId="0A728709"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4.9</w:t>
            </w:r>
          </w:p>
        </w:tc>
        <w:tc>
          <w:tcPr>
            <w:tcW w:w="897" w:type="dxa"/>
            <w:noWrap/>
            <w:hideMark/>
          </w:tcPr>
          <w:p w14:paraId="66B31678"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5.7</w:t>
            </w:r>
          </w:p>
        </w:tc>
        <w:tc>
          <w:tcPr>
            <w:tcW w:w="661" w:type="dxa"/>
            <w:noWrap/>
            <w:hideMark/>
          </w:tcPr>
          <w:p w14:paraId="7F71EE41"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6.1</w:t>
            </w:r>
          </w:p>
        </w:tc>
        <w:tc>
          <w:tcPr>
            <w:tcW w:w="897" w:type="dxa"/>
            <w:noWrap/>
            <w:hideMark/>
          </w:tcPr>
          <w:p w14:paraId="50CE2CB2"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6.6</w:t>
            </w:r>
          </w:p>
        </w:tc>
        <w:tc>
          <w:tcPr>
            <w:tcW w:w="897" w:type="dxa"/>
            <w:noWrap/>
            <w:hideMark/>
          </w:tcPr>
          <w:p w14:paraId="109596E3"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7.8</w:t>
            </w:r>
          </w:p>
        </w:tc>
        <w:tc>
          <w:tcPr>
            <w:tcW w:w="897" w:type="dxa"/>
            <w:noWrap/>
            <w:hideMark/>
          </w:tcPr>
          <w:p w14:paraId="55CA3D5C"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8.8</w:t>
            </w:r>
          </w:p>
        </w:tc>
        <w:tc>
          <w:tcPr>
            <w:tcW w:w="897" w:type="dxa"/>
            <w:noWrap/>
            <w:hideMark/>
          </w:tcPr>
          <w:p w14:paraId="4AA0C36B"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12.2</w:t>
            </w:r>
          </w:p>
        </w:tc>
        <w:tc>
          <w:tcPr>
            <w:tcW w:w="897" w:type="dxa"/>
            <w:noWrap/>
            <w:hideMark/>
          </w:tcPr>
          <w:p w14:paraId="1475C746"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19</w:t>
            </w:r>
          </w:p>
        </w:tc>
      </w:tr>
      <w:tr w:rsidR="00066145" w:rsidRPr="00833803" w14:paraId="632DDDA4" w14:textId="77777777" w:rsidTr="00D1493C">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341" w:type="dxa"/>
            <w:noWrap/>
            <w:hideMark/>
          </w:tcPr>
          <w:p w14:paraId="64F198FB" w14:textId="77777777" w:rsidR="00066145" w:rsidRPr="00833803" w:rsidRDefault="00066145" w:rsidP="00D1493C">
            <w:pPr>
              <w:jc w:val="both"/>
              <w:rPr>
                <w:rFonts w:ascii="Segoe UI" w:hAnsi="Segoe UI" w:cs="Segoe UI"/>
                <w:i w:val="0"/>
                <w:iCs w:val="0"/>
                <w:color w:val="000000"/>
                <w:sz w:val="24"/>
              </w:rPr>
            </w:pPr>
            <w:r w:rsidRPr="00833803">
              <w:rPr>
                <w:rFonts w:ascii="Segoe UI" w:hAnsi="Segoe UI" w:cs="Segoe UI"/>
                <w:i w:val="0"/>
                <w:iCs w:val="0"/>
                <w:color w:val="000000"/>
                <w:sz w:val="24"/>
              </w:rPr>
              <w:t>XAF</w:t>
            </w:r>
          </w:p>
        </w:tc>
        <w:tc>
          <w:tcPr>
            <w:tcW w:w="662" w:type="dxa"/>
            <w:noWrap/>
            <w:hideMark/>
          </w:tcPr>
          <w:p w14:paraId="2386C0DC"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3.6</w:t>
            </w:r>
          </w:p>
        </w:tc>
        <w:tc>
          <w:tcPr>
            <w:tcW w:w="661" w:type="dxa"/>
            <w:noWrap/>
            <w:hideMark/>
          </w:tcPr>
          <w:p w14:paraId="03A16C13"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4.3</w:t>
            </w:r>
          </w:p>
        </w:tc>
        <w:tc>
          <w:tcPr>
            <w:tcW w:w="897" w:type="dxa"/>
            <w:noWrap/>
            <w:hideMark/>
          </w:tcPr>
          <w:p w14:paraId="62BBD890"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5.1</w:t>
            </w:r>
          </w:p>
        </w:tc>
        <w:tc>
          <w:tcPr>
            <w:tcW w:w="661" w:type="dxa"/>
            <w:noWrap/>
            <w:hideMark/>
          </w:tcPr>
          <w:p w14:paraId="5B6FE6F9"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5.9</w:t>
            </w:r>
          </w:p>
        </w:tc>
        <w:tc>
          <w:tcPr>
            <w:tcW w:w="897" w:type="dxa"/>
            <w:noWrap/>
            <w:hideMark/>
          </w:tcPr>
          <w:p w14:paraId="6EFCD66A"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6.9</w:t>
            </w:r>
          </w:p>
        </w:tc>
        <w:tc>
          <w:tcPr>
            <w:tcW w:w="897" w:type="dxa"/>
            <w:noWrap/>
            <w:hideMark/>
          </w:tcPr>
          <w:p w14:paraId="74BA994A"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8.8</w:t>
            </w:r>
          </w:p>
        </w:tc>
        <w:tc>
          <w:tcPr>
            <w:tcW w:w="897" w:type="dxa"/>
            <w:noWrap/>
            <w:hideMark/>
          </w:tcPr>
          <w:p w14:paraId="3597A498"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13.8</w:t>
            </w:r>
          </w:p>
        </w:tc>
        <w:tc>
          <w:tcPr>
            <w:tcW w:w="897" w:type="dxa"/>
            <w:noWrap/>
            <w:hideMark/>
          </w:tcPr>
          <w:p w14:paraId="159226AD"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21</w:t>
            </w:r>
          </w:p>
        </w:tc>
        <w:tc>
          <w:tcPr>
            <w:tcW w:w="897" w:type="dxa"/>
            <w:noWrap/>
            <w:hideMark/>
          </w:tcPr>
          <w:p w14:paraId="22E26AF4"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23.8</w:t>
            </w:r>
          </w:p>
        </w:tc>
      </w:tr>
      <w:tr w:rsidR="00066145" w:rsidRPr="00833803" w14:paraId="1367F31C" w14:textId="77777777" w:rsidTr="00D1493C">
        <w:trPr>
          <w:trHeight w:val="293"/>
        </w:trPr>
        <w:tc>
          <w:tcPr>
            <w:cnfStyle w:val="001000000000" w:firstRow="0" w:lastRow="0" w:firstColumn="1" w:lastColumn="0" w:oddVBand="0" w:evenVBand="0" w:oddHBand="0" w:evenHBand="0" w:firstRowFirstColumn="0" w:firstRowLastColumn="0" w:lastRowFirstColumn="0" w:lastRowLastColumn="0"/>
            <w:tcW w:w="1341" w:type="dxa"/>
            <w:noWrap/>
            <w:hideMark/>
          </w:tcPr>
          <w:p w14:paraId="719CD5F6" w14:textId="77777777" w:rsidR="00066145" w:rsidRPr="00833803" w:rsidRDefault="00066145" w:rsidP="00D1493C">
            <w:pPr>
              <w:jc w:val="both"/>
              <w:rPr>
                <w:rFonts w:ascii="Segoe UI" w:hAnsi="Segoe UI" w:cs="Segoe UI"/>
                <w:i w:val="0"/>
                <w:iCs w:val="0"/>
                <w:color w:val="000000"/>
                <w:sz w:val="24"/>
              </w:rPr>
            </w:pPr>
            <w:r w:rsidRPr="00833803">
              <w:rPr>
                <w:rFonts w:ascii="Segoe UI" w:hAnsi="Segoe UI" w:cs="Segoe UI"/>
                <w:i w:val="0"/>
                <w:iCs w:val="0"/>
                <w:color w:val="000000"/>
                <w:sz w:val="24"/>
              </w:rPr>
              <w:t>JPN</w:t>
            </w:r>
          </w:p>
        </w:tc>
        <w:tc>
          <w:tcPr>
            <w:tcW w:w="662" w:type="dxa"/>
            <w:noWrap/>
            <w:hideMark/>
          </w:tcPr>
          <w:p w14:paraId="28C92219"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5.5</w:t>
            </w:r>
          </w:p>
        </w:tc>
        <w:tc>
          <w:tcPr>
            <w:tcW w:w="661" w:type="dxa"/>
            <w:noWrap/>
            <w:hideMark/>
          </w:tcPr>
          <w:p w14:paraId="472DE9EE"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6</w:t>
            </w:r>
          </w:p>
        </w:tc>
        <w:tc>
          <w:tcPr>
            <w:tcW w:w="897" w:type="dxa"/>
            <w:noWrap/>
            <w:hideMark/>
          </w:tcPr>
          <w:p w14:paraId="477428ED"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6.4</w:t>
            </w:r>
          </w:p>
        </w:tc>
        <w:tc>
          <w:tcPr>
            <w:tcW w:w="661" w:type="dxa"/>
            <w:noWrap/>
            <w:hideMark/>
          </w:tcPr>
          <w:p w14:paraId="4E52E14A"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7.5</w:t>
            </w:r>
          </w:p>
        </w:tc>
        <w:tc>
          <w:tcPr>
            <w:tcW w:w="897" w:type="dxa"/>
            <w:noWrap/>
            <w:hideMark/>
          </w:tcPr>
          <w:p w14:paraId="5C99C1E0"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7.6</w:t>
            </w:r>
          </w:p>
        </w:tc>
        <w:tc>
          <w:tcPr>
            <w:tcW w:w="897" w:type="dxa"/>
            <w:noWrap/>
            <w:hideMark/>
          </w:tcPr>
          <w:p w14:paraId="11AFA118"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7.6</w:t>
            </w:r>
          </w:p>
        </w:tc>
        <w:tc>
          <w:tcPr>
            <w:tcW w:w="897" w:type="dxa"/>
            <w:noWrap/>
            <w:hideMark/>
          </w:tcPr>
          <w:p w14:paraId="19C3CCB8"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8.7</w:t>
            </w:r>
          </w:p>
        </w:tc>
        <w:tc>
          <w:tcPr>
            <w:tcW w:w="897" w:type="dxa"/>
            <w:noWrap/>
            <w:hideMark/>
          </w:tcPr>
          <w:p w14:paraId="07916EC3"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11.4</w:t>
            </w:r>
          </w:p>
        </w:tc>
        <w:tc>
          <w:tcPr>
            <w:tcW w:w="897" w:type="dxa"/>
            <w:noWrap/>
            <w:hideMark/>
          </w:tcPr>
          <w:p w14:paraId="7152DFFD"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22.3</w:t>
            </w:r>
          </w:p>
        </w:tc>
      </w:tr>
      <w:tr w:rsidR="00066145" w:rsidRPr="00833803" w14:paraId="1DE231EF" w14:textId="77777777" w:rsidTr="00D1493C">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341" w:type="dxa"/>
            <w:noWrap/>
            <w:hideMark/>
          </w:tcPr>
          <w:p w14:paraId="15E638F0" w14:textId="77777777" w:rsidR="00066145" w:rsidRPr="00833803" w:rsidRDefault="00066145" w:rsidP="00D1493C">
            <w:pPr>
              <w:jc w:val="both"/>
              <w:rPr>
                <w:rFonts w:ascii="Segoe UI" w:hAnsi="Segoe UI" w:cs="Segoe UI"/>
                <w:i w:val="0"/>
                <w:iCs w:val="0"/>
                <w:color w:val="000000"/>
                <w:sz w:val="24"/>
              </w:rPr>
            </w:pPr>
            <w:r w:rsidRPr="00833803">
              <w:rPr>
                <w:rFonts w:ascii="Segoe UI" w:hAnsi="Segoe UI" w:cs="Segoe UI"/>
                <w:i w:val="0"/>
                <w:iCs w:val="0"/>
                <w:color w:val="000000"/>
                <w:sz w:val="24"/>
              </w:rPr>
              <w:t>XSA</w:t>
            </w:r>
          </w:p>
        </w:tc>
        <w:tc>
          <w:tcPr>
            <w:tcW w:w="662" w:type="dxa"/>
            <w:noWrap/>
            <w:hideMark/>
          </w:tcPr>
          <w:p w14:paraId="3C2318C5"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2.2</w:t>
            </w:r>
          </w:p>
        </w:tc>
        <w:tc>
          <w:tcPr>
            <w:tcW w:w="661" w:type="dxa"/>
            <w:noWrap/>
            <w:hideMark/>
          </w:tcPr>
          <w:p w14:paraId="2979FF48"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3.1</w:t>
            </w:r>
          </w:p>
        </w:tc>
        <w:tc>
          <w:tcPr>
            <w:tcW w:w="897" w:type="dxa"/>
            <w:noWrap/>
            <w:hideMark/>
          </w:tcPr>
          <w:p w14:paraId="48432C19"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3.3</w:t>
            </w:r>
          </w:p>
        </w:tc>
        <w:tc>
          <w:tcPr>
            <w:tcW w:w="661" w:type="dxa"/>
            <w:noWrap/>
            <w:hideMark/>
          </w:tcPr>
          <w:p w14:paraId="53FF84BC"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5.6</w:t>
            </w:r>
          </w:p>
        </w:tc>
        <w:tc>
          <w:tcPr>
            <w:tcW w:w="897" w:type="dxa"/>
            <w:noWrap/>
            <w:hideMark/>
          </w:tcPr>
          <w:p w14:paraId="0C940F58"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7.8</w:t>
            </w:r>
          </w:p>
        </w:tc>
        <w:tc>
          <w:tcPr>
            <w:tcW w:w="897" w:type="dxa"/>
            <w:noWrap/>
            <w:hideMark/>
          </w:tcPr>
          <w:p w14:paraId="271D5DCA"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8.6</w:t>
            </w:r>
          </w:p>
        </w:tc>
        <w:tc>
          <w:tcPr>
            <w:tcW w:w="897" w:type="dxa"/>
            <w:noWrap/>
            <w:hideMark/>
          </w:tcPr>
          <w:p w14:paraId="2CA3D86A"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9.6</w:t>
            </w:r>
          </w:p>
        </w:tc>
        <w:tc>
          <w:tcPr>
            <w:tcW w:w="897" w:type="dxa"/>
            <w:noWrap/>
            <w:hideMark/>
          </w:tcPr>
          <w:p w14:paraId="24B21FAB"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13.3</w:t>
            </w:r>
          </w:p>
        </w:tc>
        <w:tc>
          <w:tcPr>
            <w:tcW w:w="897" w:type="dxa"/>
            <w:noWrap/>
            <w:hideMark/>
          </w:tcPr>
          <w:p w14:paraId="6075AFB2"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26</w:t>
            </w:r>
          </w:p>
        </w:tc>
      </w:tr>
      <w:tr w:rsidR="00066145" w:rsidRPr="00833803" w14:paraId="5B4E2A6D" w14:textId="77777777" w:rsidTr="00D1493C">
        <w:trPr>
          <w:trHeight w:val="293"/>
        </w:trPr>
        <w:tc>
          <w:tcPr>
            <w:cnfStyle w:val="001000000000" w:firstRow="0" w:lastRow="0" w:firstColumn="1" w:lastColumn="0" w:oddVBand="0" w:evenVBand="0" w:oddHBand="0" w:evenHBand="0" w:firstRowFirstColumn="0" w:firstRowLastColumn="0" w:lastRowFirstColumn="0" w:lastRowLastColumn="0"/>
            <w:tcW w:w="1341" w:type="dxa"/>
            <w:noWrap/>
            <w:hideMark/>
          </w:tcPr>
          <w:p w14:paraId="09A25161" w14:textId="77777777" w:rsidR="00066145" w:rsidRPr="00833803" w:rsidRDefault="00066145" w:rsidP="00D1493C">
            <w:pPr>
              <w:jc w:val="both"/>
              <w:rPr>
                <w:rFonts w:ascii="Segoe UI" w:hAnsi="Segoe UI" w:cs="Segoe UI"/>
                <w:i w:val="0"/>
                <w:iCs w:val="0"/>
                <w:color w:val="000000"/>
                <w:sz w:val="24"/>
              </w:rPr>
            </w:pPr>
            <w:r w:rsidRPr="00833803">
              <w:rPr>
                <w:rFonts w:ascii="Segoe UI" w:hAnsi="Segoe UI" w:cs="Segoe UI"/>
                <w:i w:val="0"/>
                <w:iCs w:val="0"/>
                <w:color w:val="000000"/>
                <w:sz w:val="24"/>
              </w:rPr>
              <w:t>XNF</w:t>
            </w:r>
          </w:p>
        </w:tc>
        <w:tc>
          <w:tcPr>
            <w:tcW w:w="662" w:type="dxa"/>
            <w:noWrap/>
            <w:hideMark/>
          </w:tcPr>
          <w:p w14:paraId="3318A884"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5.3</w:t>
            </w:r>
          </w:p>
        </w:tc>
        <w:tc>
          <w:tcPr>
            <w:tcW w:w="661" w:type="dxa"/>
            <w:noWrap/>
            <w:hideMark/>
          </w:tcPr>
          <w:p w14:paraId="5405A538"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5.7</w:t>
            </w:r>
          </w:p>
        </w:tc>
        <w:tc>
          <w:tcPr>
            <w:tcW w:w="897" w:type="dxa"/>
            <w:noWrap/>
            <w:hideMark/>
          </w:tcPr>
          <w:p w14:paraId="77A04A4E"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6.2</w:t>
            </w:r>
          </w:p>
        </w:tc>
        <w:tc>
          <w:tcPr>
            <w:tcW w:w="661" w:type="dxa"/>
            <w:noWrap/>
            <w:hideMark/>
          </w:tcPr>
          <w:p w14:paraId="5B4F80EE"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7.9</w:t>
            </w:r>
          </w:p>
        </w:tc>
        <w:tc>
          <w:tcPr>
            <w:tcW w:w="897" w:type="dxa"/>
            <w:noWrap/>
            <w:hideMark/>
          </w:tcPr>
          <w:p w14:paraId="14120833"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8.2</w:t>
            </w:r>
          </w:p>
        </w:tc>
        <w:tc>
          <w:tcPr>
            <w:tcW w:w="897" w:type="dxa"/>
            <w:noWrap/>
            <w:hideMark/>
          </w:tcPr>
          <w:p w14:paraId="12D148EC"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9.3</w:t>
            </w:r>
          </w:p>
        </w:tc>
        <w:tc>
          <w:tcPr>
            <w:tcW w:w="897" w:type="dxa"/>
            <w:noWrap/>
            <w:hideMark/>
          </w:tcPr>
          <w:p w14:paraId="01E748A6"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12.3</w:t>
            </w:r>
          </w:p>
        </w:tc>
        <w:tc>
          <w:tcPr>
            <w:tcW w:w="897" w:type="dxa"/>
            <w:noWrap/>
            <w:hideMark/>
          </w:tcPr>
          <w:p w14:paraId="20DAC3A6"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15.7</w:t>
            </w:r>
          </w:p>
        </w:tc>
        <w:tc>
          <w:tcPr>
            <w:tcW w:w="897" w:type="dxa"/>
            <w:noWrap/>
            <w:hideMark/>
          </w:tcPr>
          <w:p w14:paraId="03908BC1"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54.7</w:t>
            </w:r>
          </w:p>
        </w:tc>
      </w:tr>
      <w:tr w:rsidR="00066145" w:rsidRPr="00833803" w14:paraId="1F59B75E" w14:textId="77777777" w:rsidTr="00D1493C">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341" w:type="dxa"/>
            <w:noWrap/>
            <w:hideMark/>
          </w:tcPr>
          <w:p w14:paraId="60BE8418" w14:textId="77777777" w:rsidR="00066145" w:rsidRPr="00833803" w:rsidRDefault="00066145" w:rsidP="00D1493C">
            <w:pPr>
              <w:jc w:val="both"/>
              <w:rPr>
                <w:rFonts w:ascii="Segoe UI" w:hAnsi="Segoe UI" w:cs="Segoe UI"/>
                <w:i w:val="0"/>
                <w:iCs w:val="0"/>
                <w:color w:val="000000"/>
                <w:sz w:val="24"/>
              </w:rPr>
            </w:pPr>
            <w:r w:rsidRPr="00833803">
              <w:rPr>
                <w:rFonts w:ascii="Segoe UI" w:hAnsi="Segoe UI" w:cs="Segoe UI"/>
                <w:i w:val="0"/>
                <w:iCs w:val="0"/>
                <w:color w:val="000000"/>
                <w:sz w:val="24"/>
              </w:rPr>
              <w:t>TUR</w:t>
            </w:r>
          </w:p>
        </w:tc>
        <w:tc>
          <w:tcPr>
            <w:tcW w:w="662" w:type="dxa"/>
            <w:noWrap/>
            <w:hideMark/>
          </w:tcPr>
          <w:p w14:paraId="07DE6729"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5.7</w:t>
            </w:r>
          </w:p>
        </w:tc>
        <w:tc>
          <w:tcPr>
            <w:tcW w:w="661" w:type="dxa"/>
            <w:noWrap/>
            <w:hideMark/>
          </w:tcPr>
          <w:p w14:paraId="7A284C95"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6.1</w:t>
            </w:r>
          </w:p>
        </w:tc>
        <w:tc>
          <w:tcPr>
            <w:tcW w:w="897" w:type="dxa"/>
            <w:noWrap/>
            <w:hideMark/>
          </w:tcPr>
          <w:p w14:paraId="770EF546"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6.4</w:t>
            </w:r>
          </w:p>
        </w:tc>
        <w:tc>
          <w:tcPr>
            <w:tcW w:w="661" w:type="dxa"/>
            <w:noWrap/>
            <w:hideMark/>
          </w:tcPr>
          <w:p w14:paraId="13E47618"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7.2</w:t>
            </w:r>
          </w:p>
        </w:tc>
        <w:tc>
          <w:tcPr>
            <w:tcW w:w="897" w:type="dxa"/>
            <w:noWrap/>
            <w:hideMark/>
          </w:tcPr>
          <w:p w14:paraId="3E932D58"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8.6</w:t>
            </w:r>
          </w:p>
        </w:tc>
        <w:tc>
          <w:tcPr>
            <w:tcW w:w="897" w:type="dxa"/>
            <w:noWrap/>
            <w:hideMark/>
          </w:tcPr>
          <w:p w14:paraId="2F3F4C68"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8.9</w:t>
            </w:r>
          </w:p>
        </w:tc>
        <w:tc>
          <w:tcPr>
            <w:tcW w:w="897" w:type="dxa"/>
            <w:noWrap/>
            <w:hideMark/>
          </w:tcPr>
          <w:p w14:paraId="2A62F78B"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10</w:t>
            </w:r>
          </w:p>
        </w:tc>
        <w:tc>
          <w:tcPr>
            <w:tcW w:w="897" w:type="dxa"/>
            <w:noWrap/>
            <w:hideMark/>
          </w:tcPr>
          <w:p w14:paraId="31BF4718"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13.2</w:t>
            </w:r>
          </w:p>
        </w:tc>
        <w:tc>
          <w:tcPr>
            <w:tcW w:w="897" w:type="dxa"/>
            <w:noWrap/>
            <w:hideMark/>
          </w:tcPr>
          <w:p w14:paraId="12173505"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25.8</w:t>
            </w:r>
          </w:p>
        </w:tc>
      </w:tr>
      <w:tr w:rsidR="00066145" w:rsidRPr="00833803" w14:paraId="3233E912" w14:textId="77777777" w:rsidTr="00D1493C">
        <w:trPr>
          <w:trHeight w:val="293"/>
        </w:trPr>
        <w:tc>
          <w:tcPr>
            <w:cnfStyle w:val="001000000000" w:firstRow="0" w:lastRow="0" w:firstColumn="1" w:lastColumn="0" w:oddVBand="0" w:evenVBand="0" w:oddHBand="0" w:evenHBand="0" w:firstRowFirstColumn="0" w:firstRowLastColumn="0" w:lastRowFirstColumn="0" w:lastRowLastColumn="0"/>
            <w:tcW w:w="1341" w:type="dxa"/>
            <w:noWrap/>
            <w:hideMark/>
          </w:tcPr>
          <w:p w14:paraId="4FDC4D9D" w14:textId="77777777" w:rsidR="00066145" w:rsidRPr="00833803" w:rsidRDefault="00066145" w:rsidP="00D1493C">
            <w:pPr>
              <w:jc w:val="both"/>
              <w:rPr>
                <w:rFonts w:ascii="Segoe UI" w:hAnsi="Segoe UI" w:cs="Segoe UI"/>
                <w:i w:val="0"/>
                <w:iCs w:val="0"/>
                <w:color w:val="000000"/>
                <w:sz w:val="24"/>
              </w:rPr>
            </w:pPr>
            <w:r w:rsidRPr="00833803">
              <w:rPr>
                <w:rFonts w:ascii="Segoe UI" w:hAnsi="Segoe UI" w:cs="Segoe UI"/>
                <w:i w:val="0"/>
                <w:iCs w:val="0"/>
                <w:color w:val="000000"/>
                <w:sz w:val="24"/>
              </w:rPr>
              <w:t>XE25</w:t>
            </w:r>
          </w:p>
        </w:tc>
        <w:tc>
          <w:tcPr>
            <w:tcW w:w="662" w:type="dxa"/>
            <w:noWrap/>
            <w:hideMark/>
          </w:tcPr>
          <w:p w14:paraId="519A7047"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5.7</w:t>
            </w:r>
          </w:p>
        </w:tc>
        <w:tc>
          <w:tcPr>
            <w:tcW w:w="661" w:type="dxa"/>
            <w:noWrap/>
            <w:hideMark/>
          </w:tcPr>
          <w:p w14:paraId="2CD23161"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6.2</w:t>
            </w:r>
          </w:p>
        </w:tc>
        <w:tc>
          <w:tcPr>
            <w:tcW w:w="897" w:type="dxa"/>
            <w:noWrap/>
            <w:hideMark/>
          </w:tcPr>
          <w:p w14:paraId="16BD2B0F"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7.4</w:t>
            </w:r>
          </w:p>
        </w:tc>
        <w:tc>
          <w:tcPr>
            <w:tcW w:w="661" w:type="dxa"/>
            <w:noWrap/>
            <w:hideMark/>
          </w:tcPr>
          <w:p w14:paraId="7229A999"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7.6</w:t>
            </w:r>
          </w:p>
        </w:tc>
        <w:tc>
          <w:tcPr>
            <w:tcW w:w="897" w:type="dxa"/>
            <w:noWrap/>
            <w:hideMark/>
          </w:tcPr>
          <w:p w14:paraId="435C59E7"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8.6</w:t>
            </w:r>
          </w:p>
        </w:tc>
        <w:tc>
          <w:tcPr>
            <w:tcW w:w="897" w:type="dxa"/>
            <w:noWrap/>
            <w:hideMark/>
          </w:tcPr>
          <w:p w14:paraId="48F1CE68"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10</w:t>
            </w:r>
          </w:p>
        </w:tc>
        <w:tc>
          <w:tcPr>
            <w:tcW w:w="897" w:type="dxa"/>
            <w:noWrap/>
            <w:hideMark/>
          </w:tcPr>
          <w:p w14:paraId="7F883D4D"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11.2</w:t>
            </w:r>
          </w:p>
        </w:tc>
        <w:tc>
          <w:tcPr>
            <w:tcW w:w="897" w:type="dxa"/>
            <w:noWrap/>
            <w:hideMark/>
          </w:tcPr>
          <w:p w14:paraId="28A4A4CA"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22</w:t>
            </w:r>
          </w:p>
        </w:tc>
        <w:tc>
          <w:tcPr>
            <w:tcW w:w="897" w:type="dxa"/>
            <w:noWrap/>
            <w:hideMark/>
          </w:tcPr>
          <w:p w14:paraId="4F52AFED"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29.7</w:t>
            </w:r>
          </w:p>
        </w:tc>
      </w:tr>
      <w:tr w:rsidR="00066145" w:rsidRPr="00833803" w14:paraId="6CCEDBB9" w14:textId="77777777" w:rsidTr="00D1493C">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341" w:type="dxa"/>
            <w:noWrap/>
            <w:hideMark/>
          </w:tcPr>
          <w:p w14:paraId="0C812671" w14:textId="77777777" w:rsidR="00066145" w:rsidRPr="00833803" w:rsidRDefault="00066145" w:rsidP="00D1493C">
            <w:pPr>
              <w:jc w:val="both"/>
              <w:rPr>
                <w:rFonts w:ascii="Segoe UI" w:hAnsi="Segoe UI" w:cs="Segoe UI"/>
                <w:i w:val="0"/>
                <w:iCs w:val="0"/>
                <w:color w:val="000000"/>
                <w:sz w:val="24"/>
              </w:rPr>
            </w:pPr>
            <w:r w:rsidRPr="00833803">
              <w:rPr>
                <w:rFonts w:ascii="Segoe UI" w:hAnsi="Segoe UI" w:cs="Segoe UI"/>
                <w:i w:val="0"/>
                <w:iCs w:val="0"/>
                <w:color w:val="000000"/>
                <w:sz w:val="24"/>
              </w:rPr>
              <w:t>USA</w:t>
            </w:r>
          </w:p>
        </w:tc>
        <w:tc>
          <w:tcPr>
            <w:tcW w:w="662" w:type="dxa"/>
            <w:noWrap/>
            <w:hideMark/>
          </w:tcPr>
          <w:p w14:paraId="51AC7ACA"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5.7</w:t>
            </w:r>
          </w:p>
        </w:tc>
        <w:tc>
          <w:tcPr>
            <w:tcW w:w="661" w:type="dxa"/>
            <w:noWrap/>
            <w:hideMark/>
          </w:tcPr>
          <w:p w14:paraId="60EF8AFF"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6.8</w:t>
            </w:r>
          </w:p>
        </w:tc>
        <w:tc>
          <w:tcPr>
            <w:tcW w:w="897" w:type="dxa"/>
            <w:noWrap/>
            <w:hideMark/>
          </w:tcPr>
          <w:p w14:paraId="60B43CE4"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7.7</w:t>
            </w:r>
          </w:p>
        </w:tc>
        <w:tc>
          <w:tcPr>
            <w:tcW w:w="661" w:type="dxa"/>
            <w:noWrap/>
            <w:hideMark/>
          </w:tcPr>
          <w:p w14:paraId="7D90D203"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8.5</w:t>
            </w:r>
          </w:p>
        </w:tc>
        <w:tc>
          <w:tcPr>
            <w:tcW w:w="897" w:type="dxa"/>
            <w:noWrap/>
            <w:hideMark/>
          </w:tcPr>
          <w:p w14:paraId="37D5BF77"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9.2</w:t>
            </w:r>
          </w:p>
        </w:tc>
        <w:tc>
          <w:tcPr>
            <w:tcW w:w="897" w:type="dxa"/>
            <w:noWrap/>
            <w:hideMark/>
          </w:tcPr>
          <w:p w14:paraId="1E1F142B"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11.3</w:t>
            </w:r>
          </w:p>
        </w:tc>
        <w:tc>
          <w:tcPr>
            <w:tcW w:w="897" w:type="dxa"/>
            <w:noWrap/>
            <w:hideMark/>
          </w:tcPr>
          <w:p w14:paraId="29558A97"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12.3</w:t>
            </w:r>
          </w:p>
        </w:tc>
        <w:tc>
          <w:tcPr>
            <w:tcW w:w="897" w:type="dxa"/>
            <w:noWrap/>
            <w:hideMark/>
          </w:tcPr>
          <w:p w14:paraId="51B29BF2"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17.5</w:t>
            </w:r>
          </w:p>
        </w:tc>
        <w:tc>
          <w:tcPr>
            <w:tcW w:w="897" w:type="dxa"/>
            <w:noWrap/>
            <w:hideMark/>
          </w:tcPr>
          <w:p w14:paraId="4C156BA1"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27.3</w:t>
            </w:r>
          </w:p>
        </w:tc>
      </w:tr>
      <w:tr w:rsidR="00066145" w:rsidRPr="00833803" w14:paraId="560662A5" w14:textId="77777777" w:rsidTr="00D1493C">
        <w:trPr>
          <w:trHeight w:val="293"/>
        </w:trPr>
        <w:tc>
          <w:tcPr>
            <w:cnfStyle w:val="001000000000" w:firstRow="0" w:lastRow="0" w:firstColumn="1" w:lastColumn="0" w:oddVBand="0" w:evenVBand="0" w:oddHBand="0" w:evenHBand="0" w:firstRowFirstColumn="0" w:firstRowLastColumn="0" w:lastRowFirstColumn="0" w:lastRowLastColumn="0"/>
            <w:tcW w:w="1341" w:type="dxa"/>
            <w:noWrap/>
            <w:hideMark/>
          </w:tcPr>
          <w:p w14:paraId="56D0390C" w14:textId="77777777" w:rsidR="00066145" w:rsidRPr="00833803" w:rsidRDefault="00066145" w:rsidP="00D1493C">
            <w:pPr>
              <w:jc w:val="both"/>
              <w:rPr>
                <w:rFonts w:ascii="Segoe UI" w:hAnsi="Segoe UI" w:cs="Segoe UI"/>
                <w:i w:val="0"/>
                <w:iCs w:val="0"/>
                <w:color w:val="000000"/>
                <w:sz w:val="24"/>
              </w:rPr>
            </w:pPr>
            <w:r w:rsidRPr="00833803">
              <w:rPr>
                <w:rFonts w:ascii="Segoe UI" w:hAnsi="Segoe UI" w:cs="Segoe UI"/>
                <w:i w:val="0"/>
                <w:iCs w:val="0"/>
                <w:color w:val="000000"/>
                <w:sz w:val="24"/>
              </w:rPr>
              <w:t>XME</w:t>
            </w:r>
          </w:p>
        </w:tc>
        <w:tc>
          <w:tcPr>
            <w:tcW w:w="662" w:type="dxa"/>
            <w:noWrap/>
            <w:hideMark/>
          </w:tcPr>
          <w:p w14:paraId="0D297055"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5.6</w:t>
            </w:r>
          </w:p>
        </w:tc>
        <w:tc>
          <w:tcPr>
            <w:tcW w:w="661" w:type="dxa"/>
            <w:noWrap/>
            <w:hideMark/>
          </w:tcPr>
          <w:p w14:paraId="09C720BC"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5.9</w:t>
            </w:r>
          </w:p>
        </w:tc>
        <w:tc>
          <w:tcPr>
            <w:tcW w:w="897" w:type="dxa"/>
            <w:noWrap/>
            <w:hideMark/>
          </w:tcPr>
          <w:p w14:paraId="373F7416"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7.5</w:t>
            </w:r>
          </w:p>
        </w:tc>
        <w:tc>
          <w:tcPr>
            <w:tcW w:w="661" w:type="dxa"/>
            <w:noWrap/>
            <w:hideMark/>
          </w:tcPr>
          <w:p w14:paraId="185534C7"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8</w:t>
            </w:r>
          </w:p>
        </w:tc>
        <w:tc>
          <w:tcPr>
            <w:tcW w:w="897" w:type="dxa"/>
            <w:noWrap/>
            <w:hideMark/>
          </w:tcPr>
          <w:p w14:paraId="17D68665"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9.7</w:t>
            </w:r>
          </w:p>
        </w:tc>
        <w:tc>
          <w:tcPr>
            <w:tcW w:w="897" w:type="dxa"/>
            <w:noWrap/>
            <w:hideMark/>
          </w:tcPr>
          <w:p w14:paraId="1BEE8AD7"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14.5</w:t>
            </w:r>
          </w:p>
        </w:tc>
        <w:tc>
          <w:tcPr>
            <w:tcW w:w="897" w:type="dxa"/>
            <w:noWrap/>
            <w:hideMark/>
          </w:tcPr>
          <w:p w14:paraId="29510BC9"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20.8</w:t>
            </w:r>
          </w:p>
        </w:tc>
        <w:tc>
          <w:tcPr>
            <w:tcW w:w="897" w:type="dxa"/>
            <w:noWrap/>
            <w:hideMark/>
          </w:tcPr>
          <w:p w14:paraId="253DE1E8"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21.8</w:t>
            </w:r>
          </w:p>
        </w:tc>
        <w:tc>
          <w:tcPr>
            <w:tcW w:w="897" w:type="dxa"/>
            <w:noWrap/>
            <w:hideMark/>
          </w:tcPr>
          <w:p w14:paraId="52104A7C"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23.4</w:t>
            </w:r>
          </w:p>
        </w:tc>
      </w:tr>
      <w:tr w:rsidR="00066145" w:rsidRPr="00833803" w14:paraId="2A4CB55B" w14:textId="77777777" w:rsidTr="00D1493C">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341" w:type="dxa"/>
            <w:noWrap/>
            <w:hideMark/>
          </w:tcPr>
          <w:p w14:paraId="4E03277C" w14:textId="77777777" w:rsidR="00066145" w:rsidRPr="00833803" w:rsidRDefault="00066145" w:rsidP="00D1493C">
            <w:pPr>
              <w:jc w:val="both"/>
              <w:rPr>
                <w:rFonts w:ascii="Segoe UI" w:hAnsi="Segoe UI" w:cs="Segoe UI"/>
                <w:i w:val="0"/>
                <w:iCs w:val="0"/>
                <w:color w:val="000000"/>
                <w:sz w:val="24"/>
              </w:rPr>
            </w:pPr>
            <w:r w:rsidRPr="00833803">
              <w:rPr>
                <w:rFonts w:ascii="Segoe UI" w:hAnsi="Segoe UI" w:cs="Segoe UI"/>
                <w:i w:val="0"/>
                <w:iCs w:val="0"/>
                <w:color w:val="000000"/>
                <w:sz w:val="24"/>
              </w:rPr>
              <w:t>IND</w:t>
            </w:r>
          </w:p>
        </w:tc>
        <w:tc>
          <w:tcPr>
            <w:tcW w:w="662" w:type="dxa"/>
            <w:noWrap/>
            <w:hideMark/>
          </w:tcPr>
          <w:p w14:paraId="6A0EAE30"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4.6</w:t>
            </w:r>
          </w:p>
        </w:tc>
        <w:tc>
          <w:tcPr>
            <w:tcW w:w="661" w:type="dxa"/>
            <w:noWrap/>
            <w:hideMark/>
          </w:tcPr>
          <w:p w14:paraId="503D6817"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5.6</w:t>
            </w:r>
          </w:p>
        </w:tc>
        <w:tc>
          <w:tcPr>
            <w:tcW w:w="897" w:type="dxa"/>
            <w:noWrap/>
            <w:hideMark/>
          </w:tcPr>
          <w:p w14:paraId="5ECF0F79"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7.3</w:t>
            </w:r>
          </w:p>
        </w:tc>
        <w:tc>
          <w:tcPr>
            <w:tcW w:w="661" w:type="dxa"/>
            <w:noWrap/>
            <w:hideMark/>
          </w:tcPr>
          <w:p w14:paraId="48917BFC"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8.5</w:t>
            </w:r>
          </w:p>
        </w:tc>
        <w:tc>
          <w:tcPr>
            <w:tcW w:w="897" w:type="dxa"/>
            <w:noWrap/>
            <w:hideMark/>
          </w:tcPr>
          <w:p w14:paraId="104E4306"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9.8</w:t>
            </w:r>
          </w:p>
        </w:tc>
        <w:tc>
          <w:tcPr>
            <w:tcW w:w="897" w:type="dxa"/>
            <w:noWrap/>
            <w:hideMark/>
          </w:tcPr>
          <w:p w14:paraId="256DF3CE"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12.5</w:t>
            </w:r>
          </w:p>
        </w:tc>
        <w:tc>
          <w:tcPr>
            <w:tcW w:w="897" w:type="dxa"/>
            <w:noWrap/>
            <w:hideMark/>
          </w:tcPr>
          <w:p w14:paraId="062EE946"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17.8</w:t>
            </w:r>
          </w:p>
        </w:tc>
        <w:tc>
          <w:tcPr>
            <w:tcW w:w="897" w:type="dxa"/>
            <w:noWrap/>
            <w:hideMark/>
          </w:tcPr>
          <w:p w14:paraId="50B7E830"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19.2</w:t>
            </w:r>
          </w:p>
        </w:tc>
        <w:tc>
          <w:tcPr>
            <w:tcW w:w="897" w:type="dxa"/>
            <w:noWrap/>
            <w:hideMark/>
          </w:tcPr>
          <w:p w14:paraId="3A535766"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22.3</w:t>
            </w:r>
          </w:p>
        </w:tc>
      </w:tr>
      <w:tr w:rsidR="00066145" w:rsidRPr="00833803" w14:paraId="6F5B3E47" w14:textId="77777777" w:rsidTr="00D1493C">
        <w:trPr>
          <w:trHeight w:val="293"/>
        </w:trPr>
        <w:tc>
          <w:tcPr>
            <w:cnfStyle w:val="001000000000" w:firstRow="0" w:lastRow="0" w:firstColumn="1" w:lastColumn="0" w:oddVBand="0" w:evenVBand="0" w:oddHBand="0" w:evenHBand="0" w:firstRowFirstColumn="0" w:firstRowLastColumn="0" w:lastRowFirstColumn="0" w:lastRowLastColumn="0"/>
            <w:tcW w:w="1341" w:type="dxa"/>
            <w:noWrap/>
            <w:hideMark/>
          </w:tcPr>
          <w:p w14:paraId="5BD61A9B" w14:textId="77777777" w:rsidR="00066145" w:rsidRPr="00833803" w:rsidRDefault="00066145" w:rsidP="00D1493C">
            <w:pPr>
              <w:jc w:val="both"/>
              <w:rPr>
                <w:rFonts w:ascii="Segoe UI" w:hAnsi="Segoe UI" w:cs="Segoe UI"/>
                <w:i w:val="0"/>
                <w:iCs w:val="0"/>
                <w:color w:val="000000"/>
                <w:sz w:val="24"/>
              </w:rPr>
            </w:pPr>
            <w:r w:rsidRPr="00833803">
              <w:rPr>
                <w:rFonts w:ascii="Segoe UI" w:hAnsi="Segoe UI" w:cs="Segoe UI"/>
                <w:i w:val="0"/>
                <w:iCs w:val="0"/>
                <w:color w:val="000000"/>
                <w:sz w:val="24"/>
              </w:rPr>
              <w:t>XOC</w:t>
            </w:r>
          </w:p>
        </w:tc>
        <w:tc>
          <w:tcPr>
            <w:tcW w:w="662" w:type="dxa"/>
            <w:noWrap/>
            <w:hideMark/>
          </w:tcPr>
          <w:p w14:paraId="3FC78F24"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6.1</w:t>
            </w:r>
          </w:p>
        </w:tc>
        <w:tc>
          <w:tcPr>
            <w:tcW w:w="661" w:type="dxa"/>
            <w:noWrap/>
            <w:hideMark/>
          </w:tcPr>
          <w:p w14:paraId="65CB21F5"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7.6</w:t>
            </w:r>
          </w:p>
        </w:tc>
        <w:tc>
          <w:tcPr>
            <w:tcW w:w="897" w:type="dxa"/>
            <w:noWrap/>
            <w:hideMark/>
          </w:tcPr>
          <w:p w14:paraId="3CE29197"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8.3</w:t>
            </w:r>
          </w:p>
        </w:tc>
        <w:tc>
          <w:tcPr>
            <w:tcW w:w="661" w:type="dxa"/>
            <w:noWrap/>
            <w:hideMark/>
          </w:tcPr>
          <w:p w14:paraId="5AF822AC"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9.3</w:t>
            </w:r>
          </w:p>
        </w:tc>
        <w:tc>
          <w:tcPr>
            <w:tcW w:w="897" w:type="dxa"/>
            <w:noWrap/>
            <w:hideMark/>
          </w:tcPr>
          <w:p w14:paraId="7C5711FF"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10.5</w:t>
            </w:r>
          </w:p>
        </w:tc>
        <w:tc>
          <w:tcPr>
            <w:tcW w:w="897" w:type="dxa"/>
            <w:noWrap/>
            <w:hideMark/>
          </w:tcPr>
          <w:p w14:paraId="335A6AF5"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12</w:t>
            </w:r>
          </w:p>
        </w:tc>
        <w:tc>
          <w:tcPr>
            <w:tcW w:w="897" w:type="dxa"/>
            <w:noWrap/>
            <w:hideMark/>
          </w:tcPr>
          <w:p w14:paraId="2EC6147E"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14.1</w:t>
            </w:r>
          </w:p>
        </w:tc>
        <w:tc>
          <w:tcPr>
            <w:tcW w:w="897" w:type="dxa"/>
            <w:noWrap/>
            <w:hideMark/>
          </w:tcPr>
          <w:p w14:paraId="000CF74D"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18.6</w:t>
            </w:r>
          </w:p>
        </w:tc>
        <w:tc>
          <w:tcPr>
            <w:tcW w:w="897" w:type="dxa"/>
            <w:noWrap/>
            <w:hideMark/>
          </w:tcPr>
          <w:p w14:paraId="0C77EA11"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27.1</w:t>
            </w:r>
          </w:p>
        </w:tc>
      </w:tr>
      <w:tr w:rsidR="00066145" w:rsidRPr="00833803" w14:paraId="5FD553E1" w14:textId="77777777" w:rsidTr="00D1493C">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341" w:type="dxa"/>
            <w:noWrap/>
            <w:hideMark/>
          </w:tcPr>
          <w:p w14:paraId="1A7128D1" w14:textId="77777777" w:rsidR="00066145" w:rsidRPr="00833803" w:rsidRDefault="00066145" w:rsidP="00D1493C">
            <w:pPr>
              <w:jc w:val="both"/>
              <w:rPr>
                <w:rFonts w:ascii="Segoe UI" w:hAnsi="Segoe UI" w:cs="Segoe UI"/>
                <w:i w:val="0"/>
                <w:iCs w:val="0"/>
                <w:color w:val="000000"/>
                <w:sz w:val="24"/>
              </w:rPr>
            </w:pPr>
            <w:r w:rsidRPr="00833803">
              <w:rPr>
                <w:rFonts w:ascii="Segoe UI" w:hAnsi="Segoe UI" w:cs="Segoe UI"/>
                <w:i w:val="0"/>
                <w:iCs w:val="0"/>
                <w:color w:val="000000"/>
                <w:sz w:val="24"/>
              </w:rPr>
              <w:t>CHN</w:t>
            </w:r>
          </w:p>
        </w:tc>
        <w:tc>
          <w:tcPr>
            <w:tcW w:w="662" w:type="dxa"/>
            <w:noWrap/>
            <w:hideMark/>
          </w:tcPr>
          <w:p w14:paraId="0237A755"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2.6</w:t>
            </w:r>
          </w:p>
        </w:tc>
        <w:tc>
          <w:tcPr>
            <w:tcW w:w="661" w:type="dxa"/>
            <w:noWrap/>
            <w:hideMark/>
          </w:tcPr>
          <w:p w14:paraId="2C1B0D58"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3.8</w:t>
            </w:r>
          </w:p>
        </w:tc>
        <w:tc>
          <w:tcPr>
            <w:tcW w:w="897" w:type="dxa"/>
            <w:noWrap/>
            <w:hideMark/>
          </w:tcPr>
          <w:p w14:paraId="24DBBBEB"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7</w:t>
            </w:r>
          </w:p>
        </w:tc>
        <w:tc>
          <w:tcPr>
            <w:tcW w:w="661" w:type="dxa"/>
            <w:noWrap/>
            <w:hideMark/>
          </w:tcPr>
          <w:p w14:paraId="1CC4F3C6"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7.8</w:t>
            </w:r>
          </w:p>
        </w:tc>
        <w:tc>
          <w:tcPr>
            <w:tcW w:w="897" w:type="dxa"/>
            <w:noWrap/>
            <w:hideMark/>
          </w:tcPr>
          <w:p w14:paraId="4AC8BEC2"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10.6</w:t>
            </w:r>
          </w:p>
        </w:tc>
        <w:tc>
          <w:tcPr>
            <w:tcW w:w="897" w:type="dxa"/>
            <w:noWrap/>
            <w:hideMark/>
          </w:tcPr>
          <w:p w14:paraId="124AEB6D"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11.2</w:t>
            </w:r>
          </w:p>
        </w:tc>
        <w:tc>
          <w:tcPr>
            <w:tcW w:w="897" w:type="dxa"/>
            <w:noWrap/>
            <w:hideMark/>
          </w:tcPr>
          <w:p w14:paraId="5F366AFE"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13</w:t>
            </w:r>
          </w:p>
        </w:tc>
        <w:tc>
          <w:tcPr>
            <w:tcW w:w="897" w:type="dxa"/>
            <w:noWrap/>
            <w:hideMark/>
          </w:tcPr>
          <w:p w14:paraId="45B38D88"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20.1</w:t>
            </w:r>
          </w:p>
        </w:tc>
        <w:tc>
          <w:tcPr>
            <w:tcW w:w="897" w:type="dxa"/>
            <w:noWrap/>
            <w:hideMark/>
          </w:tcPr>
          <w:p w14:paraId="14496C88"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40.2</w:t>
            </w:r>
          </w:p>
        </w:tc>
      </w:tr>
      <w:tr w:rsidR="00066145" w:rsidRPr="00833803" w14:paraId="2504DEB5" w14:textId="77777777" w:rsidTr="00D1493C">
        <w:trPr>
          <w:trHeight w:val="293"/>
        </w:trPr>
        <w:tc>
          <w:tcPr>
            <w:cnfStyle w:val="001000000000" w:firstRow="0" w:lastRow="0" w:firstColumn="1" w:lastColumn="0" w:oddVBand="0" w:evenVBand="0" w:oddHBand="0" w:evenHBand="0" w:firstRowFirstColumn="0" w:firstRowLastColumn="0" w:lastRowFirstColumn="0" w:lastRowLastColumn="0"/>
            <w:tcW w:w="1341" w:type="dxa"/>
            <w:noWrap/>
            <w:hideMark/>
          </w:tcPr>
          <w:p w14:paraId="15FFBA9A" w14:textId="77777777" w:rsidR="00066145" w:rsidRPr="00833803" w:rsidRDefault="00066145" w:rsidP="00D1493C">
            <w:pPr>
              <w:jc w:val="both"/>
              <w:rPr>
                <w:rFonts w:ascii="Segoe UI" w:hAnsi="Segoe UI" w:cs="Segoe UI"/>
                <w:i w:val="0"/>
                <w:iCs w:val="0"/>
                <w:color w:val="000000"/>
                <w:sz w:val="24"/>
              </w:rPr>
            </w:pPr>
            <w:r w:rsidRPr="00833803">
              <w:rPr>
                <w:rFonts w:ascii="Segoe UI" w:hAnsi="Segoe UI" w:cs="Segoe UI"/>
                <w:i w:val="0"/>
                <w:iCs w:val="0"/>
                <w:color w:val="000000"/>
                <w:sz w:val="24"/>
              </w:rPr>
              <w:t>OECD</w:t>
            </w:r>
          </w:p>
        </w:tc>
        <w:tc>
          <w:tcPr>
            <w:tcW w:w="662" w:type="dxa"/>
            <w:noWrap/>
            <w:hideMark/>
          </w:tcPr>
          <w:p w14:paraId="0EA673F3"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5.8</w:t>
            </w:r>
          </w:p>
        </w:tc>
        <w:tc>
          <w:tcPr>
            <w:tcW w:w="661" w:type="dxa"/>
            <w:noWrap/>
            <w:hideMark/>
          </w:tcPr>
          <w:p w14:paraId="22BAE821"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7.4</w:t>
            </w:r>
          </w:p>
        </w:tc>
        <w:tc>
          <w:tcPr>
            <w:tcW w:w="897" w:type="dxa"/>
            <w:noWrap/>
            <w:hideMark/>
          </w:tcPr>
          <w:p w14:paraId="7767EBF6"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8.2</w:t>
            </w:r>
          </w:p>
        </w:tc>
        <w:tc>
          <w:tcPr>
            <w:tcW w:w="661" w:type="dxa"/>
            <w:noWrap/>
            <w:hideMark/>
          </w:tcPr>
          <w:p w14:paraId="68D4427D"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8.9</w:t>
            </w:r>
          </w:p>
        </w:tc>
        <w:tc>
          <w:tcPr>
            <w:tcW w:w="897" w:type="dxa"/>
            <w:noWrap/>
            <w:hideMark/>
          </w:tcPr>
          <w:p w14:paraId="3207947F"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10.9</w:t>
            </w:r>
          </w:p>
        </w:tc>
        <w:tc>
          <w:tcPr>
            <w:tcW w:w="897" w:type="dxa"/>
            <w:noWrap/>
            <w:hideMark/>
          </w:tcPr>
          <w:p w14:paraId="67D892DE"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11.8</w:t>
            </w:r>
          </w:p>
        </w:tc>
        <w:tc>
          <w:tcPr>
            <w:tcW w:w="897" w:type="dxa"/>
            <w:noWrap/>
            <w:hideMark/>
          </w:tcPr>
          <w:p w14:paraId="7A873A78"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13.6</w:t>
            </w:r>
          </w:p>
        </w:tc>
        <w:tc>
          <w:tcPr>
            <w:tcW w:w="897" w:type="dxa"/>
            <w:noWrap/>
            <w:hideMark/>
          </w:tcPr>
          <w:p w14:paraId="30DAF60C"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21.5</w:t>
            </w:r>
          </w:p>
        </w:tc>
        <w:tc>
          <w:tcPr>
            <w:tcW w:w="897" w:type="dxa"/>
            <w:noWrap/>
            <w:hideMark/>
          </w:tcPr>
          <w:p w14:paraId="5B1DE5C7"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34.3</w:t>
            </w:r>
          </w:p>
        </w:tc>
      </w:tr>
      <w:tr w:rsidR="00066145" w:rsidRPr="00833803" w14:paraId="53971AEE" w14:textId="77777777" w:rsidTr="00D1493C">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341" w:type="dxa"/>
            <w:noWrap/>
            <w:hideMark/>
          </w:tcPr>
          <w:p w14:paraId="46E0904F" w14:textId="77777777" w:rsidR="00066145" w:rsidRPr="00833803" w:rsidRDefault="00066145" w:rsidP="00D1493C">
            <w:pPr>
              <w:jc w:val="both"/>
              <w:rPr>
                <w:rFonts w:ascii="Segoe UI" w:hAnsi="Segoe UI" w:cs="Segoe UI"/>
                <w:i w:val="0"/>
                <w:iCs w:val="0"/>
                <w:color w:val="000000"/>
                <w:sz w:val="24"/>
              </w:rPr>
            </w:pPr>
            <w:r w:rsidRPr="00833803">
              <w:rPr>
                <w:rFonts w:ascii="Segoe UI" w:hAnsi="Segoe UI" w:cs="Segoe UI"/>
                <w:i w:val="0"/>
                <w:iCs w:val="0"/>
                <w:color w:val="000000"/>
                <w:sz w:val="24"/>
              </w:rPr>
              <w:t>XER</w:t>
            </w:r>
          </w:p>
        </w:tc>
        <w:tc>
          <w:tcPr>
            <w:tcW w:w="662" w:type="dxa"/>
            <w:noWrap/>
            <w:hideMark/>
          </w:tcPr>
          <w:p w14:paraId="300CF646"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4.1</w:t>
            </w:r>
          </w:p>
        </w:tc>
        <w:tc>
          <w:tcPr>
            <w:tcW w:w="661" w:type="dxa"/>
            <w:noWrap/>
            <w:hideMark/>
          </w:tcPr>
          <w:p w14:paraId="7C50B185"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7</w:t>
            </w:r>
          </w:p>
        </w:tc>
        <w:tc>
          <w:tcPr>
            <w:tcW w:w="897" w:type="dxa"/>
            <w:noWrap/>
            <w:hideMark/>
          </w:tcPr>
          <w:p w14:paraId="3EB73034"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7.6</w:t>
            </w:r>
          </w:p>
        </w:tc>
        <w:tc>
          <w:tcPr>
            <w:tcW w:w="661" w:type="dxa"/>
            <w:noWrap/>
            <w:hideMark/>
          </w:tcPr>
          <w:p w14:paraId="14C12285"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9.3</w:t>
            </w:r>
          </w:p>
        </w:tc>
        <w:tc>
          <w:tcPr>
            <w:tcW w:w="897" w:type="dxa"/>
            <w:noWrap/>
            <w:hideMark/>
          </w:tcPr>
          <w:p w14:paraId="505603CF"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11.4</w:t>
            </w:r>
          </w:p>
        </w:tc>
        <w:tc>
          <w:tcPr>
            <w:tcW w:w="897" w:type="dxa"/>
            <w:noWrap/>
            <w:hideMark/>
          </w:tcPr>
          <w:p w14:paraId="0EDCFE95"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17.6</w:t>
            </w:r>
          </w:p>
        </w:tc>
        <w:tc>
          <w:tcPr>
            <w:tcW w:w="897" w:type="dxa"/>
            <w:noWrap/>
            <w:hideMark/>
          </w:tcPr>
          <w:p w14:paraId="4F1F6090"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21</w:t>
            </w:r>
          </w:p>
        </w:tc>
        <w:tc>
          <w:tcPr>
            <w:tcW w:w="897" w:type="dxa"/>
            <w:noWrap/>
            <w:hideMark/>
          </w:tcPr>
          <w:p w14:paraId="01C84444"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32.6</w:t>
            </w:r>
          </w:p>
        </w:tc>
        <w:tc>
          <w:tcPr>
            <w:tcW w:w="897" w:type="dxa"/>
            <w:noWrap/>
            <w:hideMark/>
          </w:tcPr>
          <w:p w14:paraId="7AEF90E8"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58.3</w:t>
            </w:r>
          </w:p>
        </w:tc>
      </w:tr>
      <w:tr w:rsidR="00066145" w:rsidRPr="00833803" w14:paraId="34C8CB72" w14:textId="77777777" w:rsidTr="00D1493C">
        <w:trPr>
          <w:trHeight w:val="293"/>
        </w:trPr>
        <w:tc>
          <w:tcPr>
            <w:cnfStyle w:val="001000000000" w:firstRow="0" w:lastRow="0" w:firstColumn="1" w:lastColumn="0" w:oddVBand="0" w:evenVBand="0" w:oddHBand="0" w:evenHBand="0" w:firstRowFirstColumn="0" w:firstRowLastColumn="0" w:lastRowFirstColumn="0" w:lastRowLastColumn="0"/>
            <w:tcW w:w="1341" w:type="dxa"/>
            <w:noWrap/>
            <w:hideMark/>
          </w:tcPr>
          <w:p w14:paraId="66F0F699" w14:textId="77777777" w:rsidR="00066145" w:rsidRPr="00833803" w:rsidRDefault="00066145" w:rsidP="00D1493C">
            <w:pPr>
              <w:jc w:val="both"/>
              <w:rPr>
                <w:rFonts w:ascii="Segoe UI" w:hAnsi="Segoe UI" w:cs="Segoe UI"/>
                <w:i w:val="0"/>
                <w:iCs w:val="0"/>
                <w:color w:val="000000"/>
                <w:sz w:val="24"/>
              </w:rPr>
            </w:pPr>
            <w:r w:rsidRPr="00833803">
              <w:rPr>
                <w:rFonts w:ascii="Segoe UI" w:hAnsi="Segoe UI" w:cs="Segoe UI"/>
                <w:i w:val="0"/>
                <w:iCs w:val="0"/>
                <w:color w:val="000000"/>
                <w:sz w:val="24"/>
              </w:rPr>
              <w:t>CIS</w:t>
            </w:r>
          </w:p>
        </w:tc>
        <w:tc>
          <w:tcPr>
            <w:tcW w:w="662" w:type="dxa"/>
            <w:noWrap/>
            <w:hideMark/>
          </w:tcPr>
          <w:p w14:paraId="45313921"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4.8</w:t>
            </w:r>
          </w:p>
        </w:tc>
        <w:tc>
          <w:tcPr>
            <w:tcW w:w="661" w:type="dxa"/>
            <w:noWrap/>
            <w:hideMark/>
          </w:tcPr>
          <w:p w14:paraId="0C696FE6"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5.4</w:t>
            </w:r>
          </w:p>
        </w:tc>
        <w:tc>
          <w:tcPr>
            <w:tcW w:w="897" w:type="dxa"/>
            <w:noWrap/>
            <w:hideMark/>
          </w:tcPr>
          <w:p w14:paraId="43F673EA"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7.3</w:t>
            </w:r>
          </w:p>
        </w:tc>
        <w:tc>
          <w:tcPr>
            <w:tcW w:w="661" w:type="dxa"/>
            <w:noWrap/>
            <w:hideMark/>
          </w:tcPr>
          <w:p w14:paraId="60C9BC09"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9.1</w:t>
            </w:r>
          </w:p>
        </w:tc>
        <w:tc>
          <w:tcPr>
            <w:tcW w:w="897" w:type="dxa"/>
            <w:noWrap/>
            <w:hideMark/>
          </w:tcPr>
          <w:p w14:paraId="363F91EB"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14.6</w:t>
            </w:r>
          </w:p>
        </w:tc>
        <w:tc>
          <w:tcPr>
            <w:tcW w:w="897" w:type="dxa"/>
            <w:noWrap/>
            <w:hideMark/>
          </w:tcPr>
          <w:p w14:paraId="3FCDA662"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18.2</w:t>
            </w:r>
          </w:p>
        </w:tc>
        <w:tc>
          <w:tcPr>
            <w:tcW w:w="897" w:type="dxa"/>
            <w:noWrap/>
            <w:hideMark/>
          </w:tcPr>
          <w:p w14:paraId="4F74D86A"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22.4</w:t>
            </w:r>
          </w:p>
        </w:tc>
        <w:tc>
          <w:tcPr>
            <w:tcW w:w="897" w:type="dxa"/>
            <w:noWrap/>
            <w:hideMark/>
          </w:tcPr>
          <w:p w14:paraId="509F3A0A"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27.5</w:t>
            </w:r>
          </w:p>
        </w:tc>
        <w:tc>
          <w:tcPr>
            <w:tcW w:w="897" w:type="dxa"/>
            <w:noWrap/>
            <w:hideMark/>
          </w:tcPr>
          <w:p w14:paraId="0782822E" w14:textId="77777777" w:rsidR="00066145" w:rsidRPr="00833803" w:rsidRDefault="00066145" w:rsidP="00D1493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38.9</w:t>
            </w:r>
          </w:p>
        </w:tc>
      </w:tr>
      <w:tr w:rsidR="00066145" w:rsidRPr="00833803" w14:paraId="1A72ADD0" w14:textId="77777777" w:rsidTr="00D1493C">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341" w:type="dxa"/>
            <w:noWrap/>
            <w:hideMark/>
          </w:tcPr>
          <w:p w14:paraId="163198C0" w14:textId="77777777" w:rsidR="00066145" w:rsidRPr="00833803" w:rsidRDefault="00066145" w:rsidP="00D1493C">
            <w:pPr>
              <w:jc w:val="both"/>
              <w:rPr>
                <w:rFonts w:ascii="Segoe UI" w:hAnsi="Segoe UI" w:cs="Segoe UI"/>
                <w:i w:val="0"/>
                <w:iCs w:val="0"/>
                <w:color w:val="000000"/>
                <w:sz w:val="24"/>
              </w:rPr>
            </w:pPr>
            <w:r w:rsidRPr="00833803">
              <w:rPr>
                <w:rFonts w:ascii="Segoe UI" w:hAnsi="Segoe UI" w:cs="Segoe UI"/>
                <w:i w:val="0"/>
                <w:iCs w:val="0"/>
                <w:color w:val="000000"/>
                <w:sz w:val="24"/>
              </w:rPr>
              <w:t>CAN</w:t>
            </w:r>
          </w:p>
        </w:tc>
        <w:tc>
          <w:tcPr>
            <w:tcW w:w="662" w:type="dxa"/>
            <w:noWrap/>
            <w:hideMark/>
          </w:tcPr>
          <w:p w14:paraId="07BDCA68"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7.3</w:t>
            </w:r>
          </w:p>
        </w:tc>
        <w:tc>
          <w:tcPr>
            <w:tcW w:w="661" w:type="dxa"/>
            <w:noWrap/>
            <w:hideMark/>
          </w:tcPr>
          <w:p w14:paraId="170AA44B"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8.6</w:t>
            </w:r>
          </w:p>
        </w:tc>
        <w:tc>
          <w:tcPr>
            <w:tcW w:w="897" w:type="dxa"/>
            <w:noWrap/>
            <w:hideMark/>
          </w:tcPr>
          <w:p w14:paraId="0E4D80AE"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10.9</w:t>
            </w:r>
          </w:p>
        </w:tc>
        <w:tc>
          <w:tcPr>
            <w:tcW w:w="661" w:type="dxa"/>
            <w:noWrap/>
            <w:hideMark/>
          </w:tcPr>
          <w:p w14:paraId="4E4E45DD"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12</w:t>
            </w:r>
          </w:p>
        </w:tc>
        <w:tc>
          <w:tcPr>
            <w:tcW w:w="897" w:type="dxa"/>
            <w:noWrap/>
            <w:hideMark/>
          </w:tcPr>
          <w:p w14:paraId="2BDB0109"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18.2</w:t>
            </w:r>
          </w:p>
        </w:tc>
        <w:tc>
          <w:tcPr>
            <w:tcW w:w="897" w:type="dxa"/>
            <w:noWrap/>
            <w:hideMark/>
          </w:tcPr>
          <w:p w14:paraId="0BC37044"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29.3</w:t>
            </w:r>
          </w:p>
        </w:tc>
        <w:tc>
          <w:tcPr>
            <w:tcW w:w="897" w:type="dxa"/>
            <w:noWrap/>
            <w:hideMark/>
          </w:tcPr>
          <w:p w14:paraId="63B6AACE"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34.7</w:t>
            </w:r>
          </w:p>
        </w:tc>
        <w:tc>
          <w:tcPr>
            <w:tcW w:w="897" w:type="dxa"/>
            <w:noWrap/>
            <w:hideMark/>
          </w:tcPr>
          <w:p w14:paraId="71C39353"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40.1</w:t>
            </w:r>
          </w:p>
        </w:tc>
        <w:tc>
          <w:tcPr>
            <w:tcW w:w="897" w:type="dxa"/>
            <w:noWrap/>
            <w:hideMark/>
          </w:tcPr>
          <w:p w14:paraId="76F7C5F8" w14:textId="77777777" w:rsidR="00066145" w:rsidRPr="00833803" w:rsidRDefault="00066145" w:rsidP="00D1493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833803">
              <w:rPr>
                <w:rFonts w:ascii="Segoe UI" w:hAnsi="Segoe UI" w:cs="Segoe UI"/>
                <w:color w:val="000000"/>
              </w:rPr>
              <w:t>59.9</w:t>
            </w:r>
          </w:p>
        </w:tc>
      </w:tr>
    </w:tbl>
    <w:p w14:paraId="3C82BBA3" w14:textId="77777777" w:rsidR="00066145" w:rsidRPr="00833803" w:rsidRDefault="00066145" w:rsidP="00066145">
      <w:pPr>
        <w:spacing w:line="276" w:lineRule="auto"/>
        <w:jc w:val="both"/>
        <w:rPr>
          <w:rFonts w:ascii="Segoe UI" w:hAnsi="Segoe UI" w:cs="Segoe UI"/>
          <w:color w:val="000000" w:themeColor="text1"/>
        </w:rPr>
      </w:pPr>
    </w:p>
    <w:p w14:paraId="7E652318" w14:textId="77777777" w:rsidR="00066145" w:rsidRPr="00833803" w:rsidRDefault="00066145" w:rsidP="00066145">
      <w:pPr>
        <w:spacing w:line="278" w:lineRule="auto"/>
        <w:jc w:val="both"/>
        <w:rPr>
          <w:rFonts w:ascii="Segoe UI" w:hAnsi="Segoe UI" w:cs="Segoe UI"/>
        </w:rPr>
      </w:pPr>
    </w:p>
    <w:p w14:paraId="0900497B" w14:textId="77777777" w:rsidR="00066145" w:rsidRPr="00833803" w:rsidRDefault="00066145" w:rsidP="00066145">
      <w:pPr>
        <w:spacing w:line="278" w:lineRule="auto"/>
        <w:jc w:val="both"/>
        <w:rPr>
          <w:rFonts w:ascii="Segoe UI" w:hAnsi="Segoe UI" w:cs="Segoe UI"/>
        </w:rPr>
      </w:pPr>
    </w:p>
    <w:p w14:paraId="6B0FAD9A" w14:textId="77777777" w:rsidR="00066145" w:rsidRPr="00833803" w:rsidRDefault="00066145" w:rsidP="00066145">
      <w:pPr>
        <w:spacing w:line="278" w:lineRule="auto"/>
        <w:jc w:val="both"/>
        <w:rPr>
          <w:rFonts w:ascii="Segoe UI" w:hAnsi="Segoe UI" w:cs="Segoe UI"/>
        </w:rPr>
      </w:pPr>
    </w:p>
    <w:p w14:paraId="5383D672" w14:textId="77777777" w:rsidR="00066145" w:rsidRPr="00833803" w:rsidRDefault="00066145" w:rsidP="00066145">
      <w:pPr>
        <w:spacing w:line="278" w:lineRule="auto"/>
        <w:jc w:val="both"/>
        <w:rPr>
          <w:rFonts w:ascii="Segoe UI" w:hAnsi="Segoe UI" w:cs="Segoe UI"/>
        </w:rPr>
      </w:pPr>
      <w:r w:rsidRPr="00833803">
        <w:rPr>
          <w:rFonts w:ascii="Segoe UI" w:hAnsi="Segoe UI" w:cs="Segoe UI"/>
        </w:rPr>
        <w:br w:type="page"/>
      </w:r>
    </w:p>
    <w:p w14:paraId="03C6A3AB" w14:textId="4BD61416" w:rsidR="00066145" w:rsidRPr="00970855" w:rsidRDefault="00066145" w:rsidP="00066145">
      <w:pPr>
        <w:spacing w:line="278" w:lineRule="auto"/>
        <w:jc w:val="both"/>
        <w:rPr>
          <w:rFonts w:ascii="Segoe UI" w:hAnsi="Segoe UI" w:cs="Segoe UI"/>
          <w:b/>
          <w:bCs/>
          <w:i/>
          <w:iCs/>
        </w:rPr>
      </w:pPr>
      <w:r w:rsidRPr="00970855">
        <w:rPr>
          <w:rFonts w:ascii="Segoe UI" w:hAnsi="Segoe UI" w:cs="Segoe UI"/>
          <w:b/>
          <w:bCs/>
          <w:i/>
          <w:iCs/>
        </w:rPr>
        <w:lastRenderedPageBreak/>
        <w:t>Figure S</w:t>
      </w:r>
      <w:r w:rsidR="006B1E84">
        <w:rPr>
          <w:rFonts w:ascii="Segoe UI" w:hAnsi="Segoe UI" w:cs="Segoe UI"/>
          <w:b/>
          <w:bCs/>
          <w:i/>
          <w:iCs/>
        </w:rPr>
        <w:t>4</w:t>
      </w:r>
      <w:r w:rsidRPr="00970855">
        <w:rPr>
          <w:rFonts w:ascii="Segoe UI" w:hAnsi="Segoe UI" w:cs="Segoe UI"/>
          <w:b/>
          <w:bCs/>
          <w:i/>
          <w:iCs/>
        </w:rPr>
        <w:t xml:space="preserve">. Global </w:t>
      </w:r>
      <w:proofErr w:type="spellStart"/>
      <w:r w:rsidRPr="00970855">
        <w:rPr>
          <w:rFonts w:ascii="Segoe UI" w:hAnsi="Segoe UI" w:cs="Segoe UI"/>
          <w:b/>
          <w:bCs/>
          <w:i/>
          <w:iCs/>
        </w:rPr>
        <w:t>Landuse</w:t>
      </w:r>
      <w:proofErr w:type="spellEnd"/>
      <w:r w:rsidRPr="00970855">
        <w:rPr>
          <w:rFonts w:ascii="Segoe UI" w:hAnsi="Segoe UI" w:cs="Segoe UI"/>
          <w:b/>
          <w:bCs/>
          <w:i/>
          <w:iCs/>
        </w:rPr>
        <w:t xml:space="preserve"> distribution in 2010, 2050, and 2100 from AIM model under each scenario</w:t>
      </w:r>
    </w:p>
    <w:p w14:paraId="768178D6" w14:textId="77777777" w:rsidR="00066145" w:rsidRPr="00833803" w:rsidRDefault="00066145" w:rsidP="00066145">
      <w:pPr>
        <w:spacing w:line="278" w:lineRule="auto"/>
        <w:jc w:val="both"/>
        <w:rPr>
          <w:rFonts w:ascii="Segoe UI" w:hAnsi="Segoe UI" w:cs="Segoe UI"/>
        </w:rPr>
      </w:pPr>
      <w:r w:rsidRPr="00833803">
        <w:rPr>
          <w:rFonts w:ascii="Segoe UI" w:hAnsi="Segoe UI" w:cs="Segoe UI"/>
          <w:noProof/>
        </w:rPr>
        <w:drawing>
          <wp:inline distT="0" distB="0" distL="0" distR="0" wp14:anchorId="672B8F97" wp14:editId="0D308081">
            <wp:extent cx="6292515" cy="4195010"/>
            <wp:effectExtent l="0" t="0" r="0" b="0"/>
            <wp:docPr id="1358514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82957" cy="4255305"/>
                    </a:xfrm>
                    <a:prstGeom prst="rect">
                      <a:avLst/>
                    </a:prstGeom>
                    <a:noFill/>
                    <a:ln>
                      <a:noFill/>
                    </a:ln>
                  </pic:spPr>
                </pic:pic>
              </a:graphicData>
            </a:graphic>
          </wp:inline>
        </w:drawing>
      </w:r>
    </w:p>
    <w:p w14:paraId="60059FE7" w14:textId="77777777" w:rsidR="00066145" w:rsidRPr="00833803" w:rsidRDefault="00066145" w:rsidP="00066145">
      <w:pPr>
        <w:spacing w:line="278" w:lineRule="auto"/>
        <w:jc w:val="both"/>
        <w:rPr>
          <w:rFonts w:ascii="Segoe UI" w:hAnsi="Segoe UI" w:cs="Segoe UI"/>
        </w:rPr>
      </w:pPr>
    </w:p>
    <w:p w14:paraId="52D44BFD" w14:textId="77777777" w:rsidR="00066145" w:rsidRPr="00833803" w:rsidRDefault="00066145" w:rsidP="00066145">
      <w:pPr>
        <w:spacing w:line="278" w:lineRule="auto"/>
        <w:jc w:val="both"/>
        <w:rPr>
          <w:rFonts w:ascii="Segoe UI" w:hAnsi="Segoe UI" w:cs="Segoe UI"/>
        </w:rPr>
      </w:pPr>
      <w:r w:rsidRPr="00833803">
        <w:rPr>
          <w:rFonts w:ascii="Segoe UI" w:hAnsi="Segoe UI" w:cs="Segoe UI"/>
          <w:noProof/>
        </w:rPr>
        <mc:AlternateContent>
          <mc:Choice Requires="wps">
            <w:drawing>
              <wp:inline distT="0" distB="0" distL="0" distR="0" wp14:anchorId="18BE96E1" wp14:editId="62AEEA30">
                <wp:extent cx="304800" cy="304800"/>
                <wp:effectExtent l="0" t="0" r="0" b="0"/>
                <wp:docPr id="2004753514"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C8131B"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33803">
        <w:rPr>
          <w:rFonts w:ascii="Segoe UI" w:hAnsi="Segoe UI" w:cs="Segoe UI"/>
        </w:rPr>
        <w:t xml:space="preserve"> </w:t>
      </w:r>
    </w:p>
    <w:p w14:paraId="35741868" w14:textId="77777777" w:rsidR="00066145" w:rsidRPr="00833803" w:rsidRDefault="00066145" w:rsidP="00066145">
      <w:pPr>
        <w:spacing w:line="278" w:lineRule="auto"/>
        <w:jc w:val="both"/>
        <w:rPr>
          <w:rFonts w:ascii="Segoe UI" w:hAnsi="Segoe UI" w:cs="Segoe UI"/>
        </w:rPr>
      </w:pPr>
      <w:r w:rsidRPr="00833803">
        <w:rPr>
          <w:rFonts w:ascii="Segoe UI" w:hAnsi="Segoe UI" w:cs="Segoe UI"/>
        </w:rPr>
        <w:br w:type="page"/>
      </w:r>
    </w:p>
    <w:p w14:paraId="41D90C0C" w14:textId="5B9DE850" w:rsidR="00066145" w:rsidRPr="00970855" w:rsidRDefault="00066145" w:rsidP="00066145">
      <w:pPr>
        <w:spacing w:line="278" w:lineRule="auto"/>
        <w:jc w:val="both"/>
        <w:rPr>
          <w:rFonts w:ascii="Segoe UI" w:hAnsi="Segoe UI" w:cs="Segoe UI"/>
          <w:b/>
          <w:bCs/>
          <w:i/>
          <w:iCs/>
        </w:rPr>
      </w:pPr>
      <w:r w:rsidRPr="00970855">
        <w:rPr>
          <w:rFonts w:ascii="Segoe UI" w:hAnsi="Segoe UI" w:cs="Segoe UI"/>
          <w:b/>
          <w:bCs/>
          <w:i/>
          <w:iCs/>
        </w:rPr>
        <w:lastRenderedPageBreak/>
        <w:t>Figure S</w:t>
      </w:r>
      <w:r w:rsidR="006B1E84">
        <w:rPr>
          <w:rFonts w:ascii="Segoe UI" w:hAnsi="Segoe UI" w:cs="Segoe UI"/>
          <w:b/>
          <w:bCs/>
          <w:i/>
          <w:iCs/>
        </w:rPr>
        <w:t>5</w:t>
      </w:r>
      <w:r w:rsidRPr="00970855">
        <w:rPr>
          <w:rFonts w:ascii="Segoe UI" w:hAnsi="Segoe UI" w:cs="Segoe UI"/>
          <w:b/>
          <w:bCs/>
          <w:i/>
          <w:iCs/>
        </w:rPr>
        <w:t>. Potential land available for afforestation (A) and afforested land (B) in 2010, 2050, and 2100 under each scenario.</w:t>
      </w:r>
    </w:p>
    <w:p w14:paraId="3EB00007" w14:textId="77777777" w:rsidR="00066145" w:rsidRPr="00833803" w:rsidRDefault="00066145" w:rsidP="00066145">
      <w:pPr>
        <w:spacing w:line="278" w:lineRule="auto"/>
        <w:jc w:val="both"/>
        <w:rPr>
          <w:rFonts w:ascii="Segoe UI" w:hAnsi="Segoe UI" w:cs="Segoe UI"/>
          <w:b/>
          <w:bCs/>
        </w:rPr>
      </w:pPr>
    </w:p>
    <w:p w14:paraId="00FDD3F4" w14:textId="77777777" w:rsidR="00066145" w:rsidRPr="00833803" w:rsidRDefault="00066145" w:rsidP="00066145">
      <w:pPr>
        <w:spacing w:line="278" w:lineRule="auto"/>
        <w:jc w:val="both"/>
        <w:rPr>
          <w:rFonts w:ascii="Segoe UI" w:hAnsi="Segoe UI" w:cs="Segoe UI"/>
        </w:rPr>
      </w:pPr>
      <w:r w:rsidRPr="00833803">
        <w:rPr>
          <w:rFonts w:ascii="Segoe UI" w:hAnsi="Segoe UI" w:cs="Segoe UI"/>
          <w:noProof/>
          <w:color w:val="000000" w:themeColor="text1"/>
          <w14:ligatures w14:val="standardContextual"/>
        </w:rPr>
        <w:drawing>
          <wp:inline distT="0" distB="0" distL="0" distR="0" wp14:anchorId="6B5B12F8" wp14:editId="1FF3A4A3">
            <wp:extent cx="5612130" cy="4489450"/>
            <wp:effectExtent l="0" t="0" r="1270" b="6350"/>
            <wp:docPr id="1507087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87562" name="Picture 15070875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4489450"/>
                    </a:xfrm>
                    <a:prstGeom prst="rect">
                      <a:avLst/>
                    </a:prstGeom>
                  </pic:spPr>
                </pic:pic>
              </a:graphicData>
            </a:graphic>
          </wp:inline>
        </w:drawing>
      </w:r>
    </w:p>
    <w:p w14:paraId="24B8EF17" w14:textId="77777777" w:rsidR="00066145" w:rsidRPr="00833803" w:rsidRDefault="00066145" w:rsidP="00066145">
      <w:pPr>
        <w:spacing w:line="278" w:lineRule="auto"/>
        <w:jc w:val="both"/>
        <w:rPr>
          <w:rFonts w:ascii="Segoe UI" w:hAnsi="Segoe UI" w:cs="Segoe UI"/>
        </w:rPr>
      </w:pPr>
    </w:p>
    <w:p w14:paraId="65B908B7" w14:textId="77777777" w:rsidR="00066145" w:rsidRPr="00833803" w:rsidRDefault="00066145" w:rsidP="00066145">
      <w:pPr>
        <w:spacing w:line="278" w:lineRule="auto"/>
        <w:jc w:val="both"/>
        <w:rPr>
          <w:rFonts w:ascii="Segoe UI" w:hAnsi="Segoe UI" w:cs="Segoe UI"/>
        </w:rPr>
      </w:pPr>
    </w:p>
    <w:p w14:paraId="06904524" w14:textId="77777777" w:rsidR="00066145" w:rsidRPr="00833803" w:rsidRDefault="00066145" w:rsidP="00066145">
      <w:pPr>
        <w:spacing w:line="278" w:lineRule="auto"/>
        <w:jc w:val="both"/>
        <w:rPr>
          <w:rFonts w:ascii="Segoe UI" w:hAnsi="Segoe UI" w:cs="Segoe UI"/>
        </w:rPr>
      </w:pPr>
    </w:p>
    <w:p w14:paraId="67B91A1E" w14:textId="77777777" w:rsidR="00066145" w:rsidRPr="00833803" w:rsidRDefault="00066145" w:rsidP="00066145">
      <w:pPr>
        <w:spacing w:line="278" w:lineRule="auto"/>
        <w:jc w:val="both"/>
        <w:rPr>
          <w:rFonts w:ascii="Segoe UI" w:hAnsi="Segoe UI" w:cs="Segoe UI"/>
        </w:rPr>
      </w:pPr>
      <w:r w:rsidRPr="00833803">
        <w:rPr>
          <w:rFonts w:ascii="Segoe UI" w:hAnsi="Segoe UI" w:cs="Segoe UI"/>
        </w:rPr>
        <w:br w:type="page"/>
      </w:r>
    </w:p>
    <w:p w14:paraId="432BD8E6" w14:textId="41C2ECFB" w:rsidR="00066145" w:rsidRPr="00970855" w:rsidRDefault="00066145" w:rsidP="00066145">
      <w:pPr>
        <w:spacing w:line="278" w:lineRule="auto"/>
        <w:jc w:val="both"/>
        <w:rPr>
          <w:rFonts w:ascii="Segoe UI" w:hAnsi="Segoe UI" w:cs="Segoe UI"/>
          <w:b/>
          <w:bCs/>
          <w:i/>
          <w:iCs/>
        </w:rPr>
      </w:pPr>
      <w:r w:rsidRPr="00970855">
        <w:rPr>
          <w:rFonts w:ascii="Segoe UI" w:hAnsi="Segoe UI" w:cs="Segoe UI"/>
          <w:b/>
          <w:bCs/>
          <w:i/>
          <w:iCs/>
        </w:rPr>
        <w:lastRenderedPageBreak/>
        <w:t>Figure S</w:t>
      </w:r>
      <w:r w:rsidR="006B1E84">
        <w:rPr>
          <w:rFonts w:ascii="Segoe UI" w:hAnsi="Segoe UI" w:cs="Segoe UI"/>
          <w:b/>
          <w:bCs/>
          <w:i/>
          <w:iCs/>
        </w:rPr>
        <w:t>6</w:t>
      </w:r>
      <w:r w:rsidRPr="00970855">
        <w:rPr>
          <w:rFonts w:ascii="Segoe UI" w:hAnsi="Segoe UI" w:cs="Segoe UI"/>
          <w:b/>
          <w:bCs/>
          <w:i/>
          <w:iCs/>
        </w:rPr>
        <w:t xml:space="preserve">. Sensitivity analysis of afforested land area and AFRCSP under the </w:t>
      </w:r>
      <w:proofErr w:type="spellStart"/>
      <w:r w:rsidRPr="00970855">
        <w:rPr>
          <w:rFonts w:ascii="Segoe UI" w:hAnsi="Segoe UI" w:cs="Segoe UI"/>
          <w:b/>
          <w:bCs/>
          <w:i/>
          <w:iCs/>
        </w:rPr>
        <w:t>Env+Diet+Trade</w:t>
      </w:r>
      <w:proofErr w:type="spellEnd"/>
      <w:r w:rsidRPr="00970855">
        <w:rPr>
          <w:rFonts w:ascii="Segoe UI" w:hAnsi="Segoe UI" w:cs="Segoe UI"/>
          <w:b/>
          <w:bCs/>
          <w:i/>
          <w:iCs/>
        </w:rPr>
        <w:t xml:space="preserve"> scenario, considering ±10% variations in the afforestation rate (based on </w:t>
      </w:r>
      <w:proofErr w:type="spellStart"/>
      <w:r w:rsidRPr="00970855">
        <w:rPr>
          <w:rFonts w:ascii="Segoe UI" w:hAnsi="Segoe UI" w:cs="Segoe UI"/>
          <w:b/>
          <w:bCs/>
          <w:i/>
          <w:iCs/>
        </w:rPr>
        <w:t>Doelman</w:t>
      </w:r>
      <w:proofErr w:type="spellEnd"/>
      <w:r w:rsidRPr="00970855">
        <w:rPr>
          <w:rFonts w:ascii="Segoe UI" w:hAnsi="Segoe UI" w:cs="Segoe UI"/>
          <w:b/>
          <w:bCs/>
          <w:i/>
          <w:iCs/>
        </w:rPr>
        <w:t xml:space="preserve"> et al., 2020).</w:t>
      </w:r>
    </w:p>
    <w:p w14:paraId="042CCDE5" w14:textId="77777777" w:rsidR="00066145" w:rsidRPr="00833803" w:rsidRDefault="00066145" w:rsidP="00066145">
      <w:pPr>
        <w:spacing w:line="278" w:lineRule="auto"/>
        <w:jc w:val="both"/>
        <w:rPr>
          <w:rFonts w:ascii="Segoe UI" w:hAnsi="Segoe UI" w:cs="Segoe UI"/>
          <w:i/>
          <w:iCs/>
        </w:rPr>
      </w:pPr>
    </w:p>
    <w:p w14:paraId="45E3719B" w14:textId="77777777" w:rsidR="00066145" w:rsidRPr="00833803" w:rsidRDefault="00066145" w:rsidP="00066145">
      <w:pPr>
        <w:spacing w:line="278" w:lineRule="auto"/>
        <w:jc w:val="both"/>
        <w:rPr>
          <w:rFonts w:ascii="Segoe UI" w:hAnsi="Segoe UI" w:cs="Segoe UI"/>
          <w:i/>
          <w:iCs/>
        </w:rPr>
      </w:pPr>
      <w:r w:rsidRPr="00833803">
        <w:rPr>
          <w:rFonts w:ascii="Segoe UI" w:hAnsi="Segoe UI" w:cs="Segoe UI"/>
          <w:i/>
          <w:iCs/>
          <w:noProof/>
          <w14:ligatures w14:val="standardContextual"/>
        </w:rPr>
        <w:drawing>
          <wp:inline distT="0" distB="0" distL="0" distR="0" wp14:anchorId="60FFD44F" wp14:editId="5180C565">
            <wp:extent cx="6162675" cy="2370099"/>
            <wp:effectExtent l="0" t="0" r="0" b="5080"/>
            <wp:docPr id="623456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56141" name="Picture 6234561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15179" cy="2390291"/>
                    </a:xfrm>
                    <a:prstGeom prst="rect">
                      <a:avLst/>
                    </a:prstGeom>
                  </pic:spPr>
                </pic:pic>
              </a:graphicData>
            </a:graphic>
          </wp:inline>
        </w:drawing>
      </w:r>
    </w:p>
    <w:p w14:paraId="418A0F9D" w14:textId="77777777" w:rsidR="00066145" w:rsidRPr="00833803" w:rsidRDefault="00066145" w:rsidP="00066145">
      <w:pPr>
        <w:spacing w:line="278" w:lineRule="auto"/>
        <w:rPr>
          <w:rFonts w:ascii="Segoe UI" w:hAnsi="Segoe UI" w:cs="Segoe UI"/>
          <w:color w:val="000000" w:themeColor="text1"/>
        </w:rPr>
      </w:pPr>
    </w:p>
    <w:p w14:paraId="6885DEBD" w14:textId="77777777" w:rsidR="00066145" w:rsidRPr="00833803" w:rsidRDefault="00066145" w:rsidP="00066145">
      <w:pPr>
        <w:spacing w:line="278" w:lineRule="auto"/>
        <w:rPr>
          <w:rFonts w:ascii="Segoe UI" w:hAnsi="Segoe UI" w:cs="Segoe UI"/>
          <w:color w:val="000000" w:themeColor="text1"/>
        </w:rPr>
      </w:pPr>
    </w:p>
    <w:p w14:paraId="72BED74B" w14:textId="77777777" w:rsidR="00066145" w:rsidRPr="00833803" w:rsidRDefault="00066145" w:rsidP="00066145">
      <w:pPr>
        <w:spacing w:line="278" w:lineRule="auto"/>
        <w:rPr>
          <w:rFonts w:ascii="Segoe UI" w:hAnsi="Segoe UI" w:cs="Segoe UI"/>
          <w:color w:val="000000" w:themeColor="text1"/>
        </w:rPr>
      </w:pPr>
      <w:r w:rsidRPr="00833803">
        <w:rPr>
          <w:rFonts w:ascii="Segoe UI" w:hAnsi="Segoe UI" w:cs="Segoe UI"/>
          <w:color w:val="000000" w:themeColor="text1"/>
        </w:rPr>
        <w:br w:type="page"/>
      </w:r>
    </w:p>
    <w:p w14:paraId="1E5641E6" w14:textId="19CFADC8" w:rsidR="00066145" w:rsidRDefault="00066145" w:rsidP="00066145">
      <w:pPr>
        <w:spacing w:line="278" w:lineRule="auto"/>
        <w:jc w:val="both"/>
        <w:rPr>
          <w:rFonts w:ascii="Segoe UI" w:hAnsi="Segoe UI" w:cs="Segoe UI"/>
          <w:b/>
          <w:bCs/>
          <w:i/>
          <w:iCs/>
        </w:rPr>
      </w:pPr>
      <w:r w:rsidRPr="00970855">
        <w:rPr>
          <w:rFonts w:ascii="Segoe UI" w:hAnsi="Segoe UI" w:cs="Segoe UI"/>
          <w:b/>
          <w:bCs/>
          <w:i/>
          <w:iCs/>
        </w:rPr>
        <w:lastRenderedPageBreak/>
        <w:t>Figure S</w:t>
      </w:r>
      <w:r w:rsidR="006B1E84">
        <w:rPr>
          <w:rFonts w:ascii="Segoe UI" w:hAnsi="Segoe UI" w:cs="Segoe UI"/>
          <w:b/>
          <w:bCs/>
          <w:i/>
          <w:iCs/>
        </w:rPr>
        <w:t>7</w:t>
      </w:r>
      <w:r w:rsidRPr="00970855">
        <w:rPr>
          <w:rFonts w:ascii="Segoe UI" w:hAnsi="Segoe UI" w:cs="Segoe UI"/>
          <w:b/>
          <w:bCs/>
          <w:i/>
          <w:iCs/>
        </w:rPr>
        <w:t xml:space="preserve">. </w:t>
      </w:r>
      <w:r w:rsidR="00041502" w:rsidRPr="00041502">
        <w:rPr>
          <w:rFonts w:ascii="Segoe UI" w:hAnsi="Segoe UI" w:cs="Segoe UI"/>
          <w:b/>
          <w:bCs/>
          <w:i/>
          <w:iCs/>
        </w:rPr>
        <w:t>Comparison of Afforestation Carbon Sequestration Potential and Land Requirements Among Global Studies</w:t>
      </w:r>
    </w:p>
    <w:p w14:paraId="68F58EEF" w14:textId="77777777" w:rsidR="00041502" w:rsidRPr="00970855" w:rsidRDefault="00041502" w:rsidP="00066145">
      <w:pPr>
        <w:spacing w:line="278" w:lineRule="auto"/>
        <w:jc w:val="both"/>
        <w:rPr>
          <w:rFonts w:ascii="Segoe UI" w:hAnsi="Segoe UI" w:cs="Segoe UI"/>
          <w:b/>
          <w:bCs/>
          <w:i/>
          <w:iCs/>
        </w:rPr>
      </w:pPr>
    </w:p>
    <w:p w14:paraId="48C90279" w14:textId="2BCC8A9C" w:rsidR="00BD58C3" w:rsidRPr="00833803" w:rsidRDefault="00066145" w:rsidP="00270FE3">
      <w:pPr>
        <w:widowControl w:val="0"/>
        <w:tabs>
          <w:tab w:val="left" w:pos="2089"/>
        </w:tabs>
        <w:spacing w:line="276" w:lineRule="auto"/>
        <w:jc w:val="both"/>
        <w:rPr>
          <w:rFonts w:ascii="Segoe UI" w:hAnsi="Segoe UI" w:cs="Segoe UI"/>
          <w:color w:val="000000" w:themeColor="text1"/>
        </w:rPr>
      </w:pPr>
      <w:r w:rsidRPr="00833803">
        <w:rPr>
          <w:rFonts w:ascii="Segoe UI" w:hAnsi="Segoe UI" w:cs="Segoe UI"/>
          <w:noProof/>
          <w:color w:val="000000" w:themeColor="text1"/>
          <w14:ligatures w14:val="standardContextual"/>
        </w:rPr>
        <w:drawing>
          <wp:inline distT="0" distB="0" distL="0" distR="0" wp14:anchorId="5421A6B5" wp14:editId="2A0540A0">
            <wp:extent cx="5724525" cy="4007168"/>
            <wp:effectExtent l="0" t="0" r="3175" b="0"/>
            <wp:docPr id="1215793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93426" name="Picture 1215793426"/>
                    <pic:cNvPicPr/>
                  </pic:nvPicPr>
                  <pic:blipFill rotWithShape="1">
                    <a:blip r:embed="rId14" cstate="print">
                      <a:extLst>
                        <a:ext uri="{28A0092B-C50C-407E-A947-70E740481C1C}">
                          <a14:useLocalDpi xmlns:a14="http://schemas.microsoft.com/office/drawing/2010/main" val="0"/>
                        </a:ext>
                      </a:extLst>
                    </a:blip>
                    <a:srcRect r="27020" b="-2172"/>
                    <a:stretch>
                      <a:fillRect/>
                    </a:stretch>
                  </pic:blipFill>
                  <pic:spPr bwMode="auto">
                    <a:xfrm>
                      <a:off x="0" y="0"/>
                      <a:ext cx="5754212" cy="4027949"/>
                    </a:xfrm>
                    <a:prstGeom prst="rect">
                      <a:avLst/>
                    </a:prstGeom>
                    <a:ln>
                      <a:noFill/>
                    </a:ln>
                    <a:extLst>
                      <a:ext uri="{53640926-AAD7-44D8-BBD7-CCE9431645EC}">
                        <a14:shadowObscured xmlns:a14="http://schemas.microsoft.com/office/drawing/2010/main"/>
                      </a:ext>
                    </a:extLst>
                  </pic:spPr>
                </pic:pic>
              </a:graphicData>
            </a:graphic>
          </wp:inline>
        </w:drawing>
      </w:r>
      <w:r w:rsidR="00B77CEE" w:rsidRPr="008C4630">
        <w:rPr>
          <w:rFonts w:ascii="Segoe UI" w:hAnsi="Segoe UI" w:cs="Segoe UI"/>
          <w:color w:val="000000" w:themeColor="text1"/>
        </w:rPr>
        <w:t>This figure show comparison of cumulative afforestation carbon sequestration potential (AFRCSP) across this study and previous studies</w:t>
      </w:r>
      <w:r w:rsidR="008C4630" w:rsidRPr="008C4630">
        <w:rPr>
          <w:rFonts w:ascii="Segoe UI" w:hAnsi="Segoe UI" w:cs="Segoe UI"/>
          <w:color w:val="000000" w:themeColor="text1"/>
        </w:rPr>
        <w:t xml:space="preserve"> (</w:t>
      </w:r>
      <w:r w:rsidR="008C4630" w:rsidRPr="008C4630">
        <w:rPr>
          <w:rFonts w:ascii="Segoe UI" w:hAnsi="Segoe UI" w:cs="Segoe UI"/>
          <w:color w:val="000000"/>
        </w:rPr>
        <w:t xml:space="preserve">Bastin et al. (2019), </w:t>
      </w:r>
      <w:proofErr w:type="spellStart"/>
      <w:r w:rsidR="008C4630" w:rsidRPr="008C4630">
        <w:rPr>
          <w:rFonts w:ascii="Segoe UI" w:hAnsi="Segoe UI" w:cs="Segoe UI"/>
          <w:color w:val="000000"/>
        </w:rPr>
        <w:t>Humpenöder</w:t>
      </w:r>
      <w:proofErr w:type="spellEnd"/>
      <w:r w:rsidR="008C4630" w:rsidRPr="008C4630">
        <w:rPr>
          <w:rFonts w:ascii="Segoe UI" w:hAnsi="Segoe UI" w:cs="Segoe UI"/>
          <w:color w:val="000000"/>
        </w:rPr>
        <w:t xml:space="preserve"> et al. (2014), Lewis et al. (2019), Nilsson and </w:t>
      </w:r>
      <w:proofErr w:type="spellStart"/>
      <w:r w:rsidR="008C4630" w:rsidRPr="008C4630">
        <w:rPr>
          <w:rFonts w:ascii="Segoe UI" w:hAnsi="Segoe UI" w:cs="Segoe UI"/>
          <w:color w:val="000000"/>
        </w:rPr>
        <w:t>Schopfhauser</w:t>
      </w:r>
      <w:proofErr w:type="spellEnd"/>
      <w:r w:rsidR="008C4630" w:rsidRPr="008C4630">
        <w:rPr>
          <w:rFonts w:ascii="Segoe UI" w:hAnsi="Segoe UI" w:cs="Segoe UI"/>
          <w:color w:val="000000"/>
        </w:rPr>
        <w:t xml:space="preserve"> (1995), Sathaye et al. (2006), and Wang et al. (2025))</w:t>
      </w:r>
      <w:r w:rsidR="00B77CEE" w:rsidRPr="008C4630">
        <w:rPr>
          <w:rFonts w:ascii="Segoe UI" w:hAnsi="Segoe UI" w:cs="Segoe UI"/>
          <w:color w:val="000000" w:themeColor="text1"/>
        </w:rPr>
        <w:t>. Differences among estimates reflect variations in assumptions regarding land availability, implementation rates, environmental constraints, and carbon accounting approaches.</w:t>
      </w:r>
    </w:p>
    <w:p w14:paraId="030F227F" w14:textId="77777777" w:rsidR="00BD58C3" w:rsidRDefault="00BD58C3" w:rsidP="00BD58C3"/>
    <w:p w14:paraId="32AC0929" w14:textId="06AD7E0A" w:rsidR="0099463F" w:rsidRPr="00833803" w:rsidRDefault="0099463F" w:rsidP="00066145">
      <w:pPr>
        <w:widowControl w:val="0"/>
        <w:tabs>
          <w:tab w:val="left" w:pos="2089"/>
        </w:tabs>
        <w:spacing w:line="360" w:lineRule="auto"/>
        <w:jc w:val="both"/>
        <w:rPr>
          <w:rFonts w:ascii="Segoe UI" w:hAnsi="Segoe UI" w:cs="Segoe UI"/>
          <w:color w:val="000000" w:themeColor="text1"/>
        </w:rPr>
      </w:pPr>
    </w:p>
    <w:p w14:paraId="7AEF6513" w14:textId="77777777" w:rsidR="00066145" w:rsidRPr="00833803" w:rsidRDefault="00066145" w:rsidP="00066145">
      <w:pPr>
        <w:widowControl w:val="0"/>
        <w:tabs>
          <w:tab w:val="left" w:pos="2089"/>
        </w:tabs>
        <w:spacing w:line="360" w:lineRule="auto"/>
        <w:jc w:val="both"/>
        <w:rPr>
          <w:rFonts w:ascii="Segoe UI" w:hAnsi="Segoe UI" w:cs="Segoe UI"/>
          <w:color w:val="000000" w:themeColor="text1"/>
        </w:rPr>
      </w:pPr>
    </w:p>
    <w:p w14:paraId="4D0580D0" w14:textId="77777777" w:rsidR="00066145" w:rsidRPr="00833803" w:rsidRDefault="00066145" w:rsidP="00066145">
      <w:pPr>
        <w:spacing w:after="160" w:line="278" w:lineRule="auto"/>
        <w:rPr>
          <w:rFonts w:ascii="Segoe UI" w:hAnsi="Segoe UI" w:cs="Segoe UI"/>
          <w:color w:val="000000" w:themeColor="text1"/>
        </w:rPr>
      </w:pPr>
      <w:r w:rsidRPr="00833803">
        <w:rPr>
          <w:rFonts w:ascii="Segoe UI" w:hAnsi="Segoe UI" w:cs="Segoe UI"/>
          <w:color w:val="000000" w:themeColor="text1"/>
        </w:rPr>
        <w:br w:type="page"/>
      </w:r>
    </w:p>
    <w:p w14:paraId="2959FDDC" w14:textId="0A0E85C8" w:rsidR="00887CB2" w:rsidRPr="00833803" w:rsidRDefault="00AD653A" w:rsidP="00596AF1">
      <w:pPr>
        <w:pStyle w:val="IOPH1"/>
        <w:jc w:val="both"/>
        <w:rPr>
          <w:rFonts w:ascii="Segoe UI" w:hAnsi="Segoe UI" w:cs="Segoe UI"/>
          <w:color w:val="000000"/>
          <w:szCs w:val="24"/>
        </w:rPr>
      </w:pPr>
      <w:r w:rsidRPr="00833803">
        <w:rPr>
          <w:rFonts w:ascii="Segoe UI" w:hAnsi="Segoe UI" w:cs="Segoe UI"/>
          <w:szCs w:val="24"/>
          <w:lang w:val="en-US"/>
        </w:rPr>
        <w:lastRenderedPageBreak/>
        <w:t>S.</w:t>
      </w:r>
      <w:r w:rsidR="005B6197">
        <w:rPr>
          <w:rFonts w:ascii="Segoe UI" w:hAnsi="Segoe UI" w:cs="Segoe UI"/>
          <w:szCs w:val="24"/>
          <w:lang w:val="en-US"/>
        </w:rPr>
        <w:t>5</w:t>
      </w:r>
      <w:r w:rsidRPr="00833803">
        <w:rPr>
          <w:rFonts w:ascii="Segoe UI" w:hAnsi="Segoe UI" w:cs="Segoe UI"/>
          <w:szCs w:val="24"/>
          <w:lang w:val="en-US"/>
        </w:rPr>
        <w:t xml:space="preserve">. </w:t>
      </w:r>
      <w:r w:rsidR="00A0028D" w:rsidRPr="00833803">
        <w:rPr>
          <w:rFonts w:ascii="Segoe UI" w:hAnsi="Segoe UI" w:cs="Segoe UI"/>
          <w:szCs w:val="24"/>
        </w:rPr>
        <w:t xml:space="preserve">Supplementary Information related to </w:t>
      </w:r>
      <w:r w:rsidR="0015028F" w:rsidRPr="00833803">
        <w:rPr>
          <w:rFonts w:ascii="Segoe UI" w:hAnsi="Segoe UI" w:cs="Segoe UI"/>
          <w:color w:val="000000"/>
          <w:szCs w:val="24"/>
        </w:rPr>
        <w:t>scope and limitations</w:t>
      </w:r>
    </w:p>
    <w:p w14:paraId="1B63F8B7" w14:textId="26E2DC56" w:rsidR="00A140AA" w:rsidRPr="00833803" w:rsidRDefault="00A140AA" w:rsidP="00A140AA">
      <w:pPr>
        <w:pStyle w:val="Heading3"/>
        <w:rPr>
          <w:rFonts w:ascii="Segoe UI" w:hAnsi="Segoe UI" w:cs="Segoe UI"/>
          <w:b/>
          <w:bCs/>
          <w:color w:val="000000"/>
          <w:sz w:val="24"/>
          <w:szCs w:val="24"/>
        </w:rPr>
      </w:pPr>
      <w:r w:rsidRPr="00833803">
        <w:rPr>
          <w:rFonts w:ascii="Segoe UI" w:hAnsi="Segoe UI" w:cs="Segoe UI"/>
          <w:b/>
          <w:bCs/>
          <w:color w:val="000000"/>
          <w:sz w:val="24"/>
          <w:szCs w:val="24"/>
        </w:rPr>
        <w:t>S</w:t>
      </w:r>
      <w:r w:rsidR="005B6197">
        <w:rPr>
          <w:rFonts w:ascii="Segoe UI" w:hAnsi="Segoe UI" w:cs="Segoe UI"/>
          <w:b/>
          <w:bCs/>
          <w:color w:val="000000"/>
          <w:sz w:val="24"/>
          <w:szCs w:val="24"/>
        </w:rPr>
        <w:t>5</w:t>
      </w:r>
      <w:r w:rsidRPr="00833803">
        <w:rPr>
          <w:rFonts w:ascii="Segoe UI" w:hAnsi="Segoe UI" w:cs="Segoe UI"/>
          <w:b/>
          <w:bCs/>
          <w:color w:val="000000"/>
          <w:sz w:val="24"/>
          <w:szCs w:val="24"/>
        </w:rPr>
        <w:t>.1 Biodiversity Considerations</w:t>
      </w:r>
    </w:p>
    <w:p w14:paraId="65494764" w14:textId="77777777" w:rsidR="00A140AA" w:rsidRPr="00833803" w:rsidRDefault="00A140AA" w:rsidP="00BB477F">
      <w:pPr>
        <w:pStyle w:val="isselectedend"/>
        <w:jc w:val="both"/>
        <w:rPr>
          <w:rFonts w:ascii="Segoe UI" w:hAnsi="Segoe UI" w:cs="Segoe UI"/>
          <w:color w:val="000000"/>
        </w:rPr>
      </w:pPr>
      <w:r w:rsidRPr="00833803">
        <w:rPr>
          <w:rFonts w:ascii="Segoe UI" w:hAnsi="Segoe UI" w:cs="Segoe UI"/>
          <w:color w:val="000000"/>
        </w:rPr>
        <w:t>The biodiversity protection scenario excluded environmentally sensitive areas from afforestation allocation to reduce the risk of biodiversity loss associated with land-use change. While this approach improves environmental safeguards, it may also underestimate afforestation opportunities. Recent studies suggest that afforestation and biodiversity conservation can be compatible when restoration is implemented using native tree species and appropriate forest types (</w:t>
      </w:r>
      <w:r w:rsidRPr="00CE0C80">
        <w:rPr>
          <w:rFonts w:ascii="Segoe UI" w:hAnsi="Segoe UI" w:cs="Segoe UI"/>
          <w:color w:val="215E99" w:themeColor="text2" w:themeTint="BF"/>
        </w:rPr>
        <w:t>Hasegawa et al., 2024</w:t>
      </w:r>
      <w:r w:rsidRPr="00833803">
        <w:rPr>
          <w:rFonts w:ascii="Segoe UI" w:hAnsi="Segoe UI" w:cs="Segoe UI"/>
          <w:color w:val="000000"/>
        </w:rPr>
        <w:t>). In addition, restoration efforts may be more suitable in historically forested areas than in naturally unforested ecosystems (</w:t>
      </w:r>
      <w:r w:rsidRPr="00CE0C80">
        <w:rPr>
          <w:rFonts w:ascii="Segoe UI" w:hAnsi="Segoe UI" w:cs="Segoe UI"/>
          <w:color w:val="215E99" w:themeColor="text2" w:themeTint="BF"/>
        </w:rPr>
        <w:t>Hirata et al., 2024</w:t>
      </w:r>
      <w:r w:rsidRPr="00833803">
        <w:rPr>
          <w:rFonts w:ascii="Segoe UI" w:hAnsi="Segoe UI" w:cs="Segoe UI"/>
          <w:color w:val="000000"/>
        </w:rPr>
        <w:t>). Future studies should integrate biodiversity models and historical land-cover information to identify locations where afforestation can simultaneously support climate mitigation, ecosystem restoration, and biodiversity conservation.</w:t>
      </w:r>
    </w:p>
    <w:p w14:paraId="4744A909" w14:textId="6C6A2EAA" w:rsidR="00A140AA" w:rsidRPr="00833803" w:rsidRDefault="00A140AA" w:rsidP="00A140AA">
      <w:pPr>
        <w:pStyle w:val="Heading3"/>
        <w:rPr>
          <w:rFonts w:ascii="Segoe UI" w:hAnsi="Segoe UI" w:cs="Segoe UI"/>
          <w:b/>
          <w:bCs/>
          <w:color w:val="000000"/>
          <w:sz w:val="24"/>
          <w:szCs w:val="24"/>
        </w:rPr>
      </w:pPr>
      <w:r w:rsidRPr="00833803">
        <w:rPr>
          <w:rFonts w:ascii="Segoe UI" w:hAnsi="Segoe UI" w:cs="Segoe UI"/>
          <w:b/>
          <w:bCs/>
          <w:color w:val="000000"/>
          <w:sz w:val="24"/>
          <w:szCs w:val="24"/>
        </w:rPr>
        <w:t>S</w:t>
      </w:r>
      <w:r w:rsidR="005B6197">
        <w:rPr>
          <w:rFonts w:ascii="Segoe UI" w:hAnsi="Segoe UI" w:cs="Segoe UI"/>
          <w:b/>
          <w:bCs/>
          <w:color w:val="000000"/>
          <w:sz w:val="24"/>
          <w:szCs w:val="24"/>
        </w:rPr>
        <w:t>5</w:t>
      </w:r>
      <w:r w:rsidRPr="00833803">
        <w:rPr>
          <w:rFonts w:ascii="Segoe UI" w:hAnsi="Segoe UI" w:cs="Segoe UI"/>
          <w:b/>
          <w:bCs/>
          <w:color w:val="000000"/>
          <w:sz w:val="24"/>
          <w:szCs w:val="24"/>
        </w:rPr>
        <w:t>.2 Management Options for Degraded Lands</w:t>
      </w:r>
    </w:p>
    <w:p w14:paraId="301592B7" w14:textId="77777777" w:rsidR="00A140AA" w:rsidRPr="00833803" w:rsidRDefault="00A140AA" w:rsidP="00BB477F">
      <w:pPr>
        <w:pStyle w:val="isselectedend"/>
        <w:jc w:val="both"/>
        <w:rPr>
          <w:rFonts w:ascii="Segoe UI" w:hAnsi="Segoe UI" w:cs="Segoe UI"/>
          <w:color w:val="000000"/>
        </w:rPr>
      </w:pPr>
      <w:r w:rsidRPr="00833803">
        <w:rPr>
          <w:rFonts w:ascii="Segoe UI" w:hAnsi="Segoe UI" w:cs="Segoe UI"/>
          <w:color w:val="000000"/>
        </w:rPr>
        <w:t>The Soil scenario prioritized degraded lands that satisfied the minimum forest growth threshold. However, the analysis did not explicitly represent restoration treatments that may improve afforestation performance on degraded lands. Potential interventions include the use of native or nitrogen-fixing tree species, organic amendments, and biochar applications, all of which may improve soil quality and forest productivity. Because the effectiveness and feasibility of these measures vary across locations, future studies should evaluate degraded-land restoration using spatially explicit assessments of site suitability and management requirements.</w:t>
      </w:r>
    </w:p>
    <w:p w14:paraId="46AA4528" w14:textId="5E1FC3B5" w:rsidR="00A140AA" w:rsidRPr="00833803" w:rsidRDefault="00A140AA" w:rsidP="00A140AA">
      <w:pPr>
        <w:pStyle w:val="Heading3"/>
        <w:rPr>
          <w:rFonts w:ascii="Segoe UI" w:hAnsi="Segoe UI" w:cs="Segoe UI"/>
          <w:b/>
          <w:bCs/>
          <w:color w:val="000000"/>
          <w:sz w:val="24"/>
          <w:szCs w:val="24"/>
        </w:rPr>
      </w:pPr>
      <w:r w:rsidRPr="00833803">
        <w:rPr>
          <w:rFonts w:ascii="Segoe UI" w:hAnsi="Segoe UI" w:cs="Segoe UI"/>
          <w:b/>
          <w:bCs/>
          <w:color w:val="000000"/>
          <w:sz w:val="24"/>
          <w:szCs w:val="24"/>
        </w:rPr>
        <w:t>S</w:t>
      </w:r>
      <w:r w:rsidR="005B6197">
        <w:rPr>
          <w:rFonts w:ascii="Segoe UI" w:hAnsi="Segoe UI" w:cs="Segoe UI"/>
          <w:b/>
          <w:bCs/>
          <w:color w:val="000000"/>
          <w:sz w:val="24"/>
          <w:szCs w:val="24"/>
        </w:rPr>
        <w:t>5</w:t>
      </w:r>
      <w:r w:rsidRPr="00833803">
        <w:rPr>
          <w:rFonts w:ascii="Segoe UI" w:hAnsi="Segoe UI" w:cs="Segoe UI"/>
          <w:b/>
          <w:bCs/>
          <w:color w:val="000000"/>
          <w:sz w:val="24"/>
          <w:szCs w:val="24"/>
        </w:rPr>
        <w:t xml:space="preserve">.3 Afforestation Rate </w:t>
      </w:r>
    </w:p>
    <w:p w14:paraId="5082D68E" w14:textId="097B66B4" w:rsidR="56DAAF7C" w:rsidRPr="00E4299C" w:rsidRDefault="00A140AA" w:rsidP="00E4299C">
      <w:pPr>
        <w:pStyle w:val="isselectedend"/>
        <w:jc w:val="both"/>
        <w:rPr>
          <w:rFonts w:ascii="Segoe UI" w:hAnsi="Segoe UI" w:cs="Segoe UI"/>
          <w:color w:val="000000"/>
        </w:rPr>
      </w:pPr>
      <w:r w:rsidRPr="00833803">
        <w:rPr>
          <w:rFonts w:ascii="Segoe UI" w:hAnsi="Segoe UI" w:cs="Segoe UI"/>
          <w:color w:val="000000"/>
        </w:rPr>
        <w:t xml:space="preserve">Although sustainable food-system scenarios substantially increased land availability for afforestation, realized afforestation remained constrained by the assumed afforestation rate. Under the </w:t>
      </w:r>
      <w:proofErr w:type="spellStart"/>
      <w:r w:rsidRPr="00833803">
        <w:rPr>
          <w:rFonts w:ascii="Segoe UI" w:hAnsi="Segoe UI" w:cs="Segoe UI"/>
          <w:color w:val="000000"/>
        </w:rPr>
        <w:t>Env+Diet+Trade</w:t>
      </w:r>
      <w:proofErr w:type="spellEnd"/>
      <w:r w:rsidRPr="00833803">
        <w:rPr>
          <w:rFonts w:ascii="Segoe UI" w:hAnsi="Segoe UI" w:cs="Segoe UI"/>
          <w:color w:val="000000"/>
        </w:rPr>
        <w:t xml:space="preserve"> scenario, approximately 2,</w:t>
      </w:r>
      <w:r w:rsidR="00C51528" w:rsidRPr="00833803">
        <w:rPr>
          <w:rFonts w:ascii="Segoe UI" w:hAnsi="Segoe UI" w:cs="Segoe UI"/>
          <w:color w:val="000000"/>
        </w:rPr>
        <w:t>25</w:t>
      </w:r>
      <w:r w:rsidRPr="00833803">
        <w:rPr>
          <w:rFonts w:ascii="Segoe UI" w:hAnsi="Segoe UI" w:cs="Segoe UI"/>
          <w:color w:val="000000"/>
        </w:rPr>
        <w:t xml:space="preserve">0 </w:t>
      </w:r>
      <w:proofErr w:type="spellStart"/>
      <w:r w:rsidRPr="00833803">
        <w:rPr>
          <w:rFonts w:ascii="Segoe UI" w:hAnsi="Segoe UI" w:cs="Segoe UI"/>
          <w:color w:val="000000"/>
        </w:rPr>
        <w:t>Mha</w:t>
      </w:r>
      <w:proofErr w:type="spellEnd"/>
      <w:r w:rsidRPr="00833803">
        <w:rPr>
          <w:rFonts w:ascii="Segoe UI" w:hAnsi="Segoe UI" w:cs="Segoe UI"/>
          <w:color w:val="000000"/>
        </w:rPr>
        <w:t xml:space="preserve"> of land was available for afforestation, but only </w:t>
      </w:r>
      <w:r w:rsidR="005E6586" w:rsidRPr="00833803">
        <w:rPr>
          <w:rFonts w:ascii="Segoe UI" w:hAnsi="Segoe UI" w:cs="Segoe UI"/>
          <w:color w:val="000000"/>
        </w:rPr>
        <w:t>1,900</w:t>
      </w:r>
      <w:r w:rsidRPr="00833803">
        <w:rPr>
          <w:rFonts w:ascii="Segoe UI" w:hAnsi="Segoe UI" w:cs="Segoe UI"/>
          <w:color w:val="000000"/>
        </w:rPr>
        <w:t xml:space="preserve"> </w:t>
      </w:r>
      <w:proofErr w:type="spellStart"/>
      <w:r w:rsidRPr="00833803">
        <w:rPr>
          <w:rFonts w:ascii="Segoe UI" w:hAnsi="Segoe UI" w:cs="Segoe UI"/>
          <w:color w:val="000000"/>
        </w:rPr>
        <w:t>Mha</w:t>
      </w:r>
      <w:proofErr w:type="spellEnd"/>
      <w:r w:rsidRPr="00833803">
        <w:rPr>
          <w:rFonts w:ascii="Segoe UI" w:hAnsi="Segoe UI" w:cs="Segoe UI"/>
          <w:color w:val="000000"/>
        </w:rPr>
        <w:t xml:space="preserve"> was afforested by 2100 after applying afforestation-rate constraints (Figures </w:t>
      </w:r>
      <w:r w:rsidR="007C490D">
        <w:rPr>
          <w:rFonts w:ascii="Segoe UI" w:hAnsi="Segoe UI" w:cs="Segoe UI"/>
          <w:color w:val="000000"/>
        </w:rPr>
        <w:t>S6</w:t>
      </w:r>
      <w:r w:rsidRPr="00833803">
        <w:rPr>
          <w:rFonts w:ascii="Segoe UI" w:hAnsi="Segoe UI" w:cs="Segoe UI"/>
          <w:color w:val="000000"/>
        </w:rPr>
        <w:t>). This result highlights the importance of implementation capacity in determining realized AFRCSP. Sensitivity analysis of alternative afforestation-rate assumptions is presented in Figure S</w:t>
      </w:r>
      <w:r w:rsidR="00076083">
        <w:rPr>
          <w:rFonts w:ascii="Segoe UI" w:hAnsi="Segoe UI" w:cs="Segoe UI"/>
          <w:color w:val="000000"/>
        </w:rPr>
        <w:t>6</w:t>
      </w:r>
      <w:r w:rsidRPr="00833803">
        <w:rPr>
          <w:rFonts w:ascii="Segoe UI" w:hAnsi="Segoe UI" w:cs="Segoe UI"/>
          <w:color w:val="000000"/>
        </w:rPr>
        <w:t>. Future research should explore region-specific afforestation capacities and policy mechanisms that could support sustainable forest establishment</w:t>
      </w:r>
      <w:r w:rsidR="00E4299C">
        <w:rPr>
          <w:rFonts w:ascii="Segoe UI" w:hAnsi="Segoe UI" w:cs="Segoe UI"/>
          <w:color w:val="000000"/>
        </w:rPr>
        <w:t xml:space="preserve">. </w:t>
      </w:r>
    </w:p>
    <w:p w14:paraId="6B9BB882" w14:textId="77777777" w:rsidR="00620C6D" w:rsidRPr="00833803" w:rsidRDefault="00620C6D" w:rsidP="00596AF1">
      <w:pPr>
        <w:spacing w:line="278" w:lineRule="auto"/>
        <w:jc w:val="both"/>
        <w:rPr>
          <w:rFonts w:ascii="Segoe UI" w:hAnsi="Segoe UI" w:cs="Segoe UI"/>
          <w:b/>
        </w:rPr>
      </w:pPr>
      <w:r w:rsidRPr="00833803">
        <w:rPr>
          <w:rFonts w:ascii="Segoe UI" w:hAnsi="Segoe UI" w:cs="Segoe UI"/>
          <w:b/>
        </w:rPr>
        <w:lastRenderedPageBreak/>
        <w:br w:type="page"/>
      </w:r>
    </w:p>
    <w:p w14:paraId="542DE544" w14:textId="778E61B4" w:rsidR="00060752" w:rsidRPr="00872922" w:rsidRDefault="005D501F" w:rsidP="00060752">
      <w:pPr>
        <w:widowControl w:val="0"/>
        <w:tabs>
          <w:tab w:val="left" w:pos="2089"/>
        </w:tabs>
        <w:spacing w:line="360" w:lineRule="auto"/>
        <w:jc w:val="both"/>
        <w:rPr>
          <w:rFonts w:ascii="Segoe UI" w:hAnsi="Segoe UI" w:cs="Segoe UI"/>
          <w:b/>
          <w:bCs/>
          <w:color w:val="000000" w:themeColor="text1"/>
        </w:rPr>
      </w:pPr>
      <w:r w:rsidRPr="00872922">
        <w:rPr>
          <w:rFonts w:ascii="Segoe UI" w:hAnsi="Segoe UI" w:cs="Segoe UI"/>
          <w:b/>
          <w:bCs/>
          <w:color w:val="000000" w:themeColor="text1"/>
        </w:rPr>
        <w:lastRenderedPageBreak/>
        <w:t>Reference</w:t>
      </w:r>
    </w:p>
    <w:p w14:paraId="25FC25F6" w14:textId="36121471" w:rsidR="003E3BD9" w:rsidRDefault="00E42D92" w:rsidP="003E3BD9">
      <w:pPr>
        <w:tabs>
          <w:tab w:val="left" w:pos="720"/>
        </w:tabs>
        <w:spacing w:line="276" w:lineRule="auto"/>
        <w:ind w:left="720" w:hanging="720"/>
        <w:jc w:val="both"/>
        <w:rPr>
          <w:rFonts w:ascii="Segoe UI" w:hAnsi="Segoe UI" w:cs="Segoe UI"/>
          <w:color w:val="000000"/>
          <w:sz w:val="23"/>
          <w:szCs w:val="23"/>
          <w:shd w:val="clear" w:color="auto" w:fill="EFEFF4"/>
        </w:rPr>
      </w:pPr>
      <w:r>
        <w:rPr>
          <w:rFonts w:ascii="Segoe UI" w:hAnsi="Segoe UI" w:cs="Segoe UI"/>
          <w:color w:val="000000"/>
          <w:sz w:val="23"/>
          <w:szCs w:val="23"/>
          <w:shd w:val="clear" w:color="auto" w:fill="EFEFF4"/>
        </w:rPr>
        <w:t>Ardra, S., &amp; Barua, M. K. (2022). Halving food waste generation by 2030: The challenges and strategies of monitoring UN sustainable development goal target 12.3. Journal of Cleaner Production, 380, 135042.</w:t>
      </w:r>
    </w:p>
    <w:p w14:paraId="05F0E6C5" w14:textId="0113F356" w:rsidR="003E3BD9" w:rsidRDefault="003E3BD9" w:rsidP="003E3BD9">
      <w:pPr>
        <w:tabs>
          <w:tab w:val="left" w:pos="720"/>
        </w:tabs>
        <w:spacing w:line="276" w:lineRule="auto"/>
        <w:ind w:left="720" w:hanging="720"/>
        <w:jc w:val="both"/>
        <w:rPr>
          <w:rFonts w:ascii="Segoe UI" w:hAnsi="Segoe UI" w:cs="Segoe UI"/>
          <w:color w:val="000000"/>
          <w:sz w:val="23"/>
          <w:szCs w:val="23"/>
          <w:shd w:val="clear" w:color="auto" w:fill="EFEFF4"/>
        </w:rPr>
      </w:pPr>
      <w:r>
        <w:rPr>
          <w:rFonts w:ascii="Segoe UI" w:hAnsi="Segoe UI" w:cs="Segoe UI"/>
          <w:color w:val="000000"/>
          <w:sz w:val="23"/>
          <w:szCs w:val="23"/>
          <w:shd w:val="clear" w:color="auto" w:fill="EFEFF4"/>
        </w:rPr>
        <w:t>Bastin, J. F., Finegold, Y., Garcia, C., Mollicone, D., Rezende, M., Routh, D., ... &amp; Crowther, T. W. (2019). The global tree restoration potential. Science, 365(6448), 76-79. doi:10.1126/science.aax0848</w:t>
      </w:r>
    </w:p>
    <w:p w14:paraId="164135D1" w14:textId="0FC32A26" w:rsidR="00560170" w:rsidRDefault="00560170" w:rsidP="003E4BE0">
      <w:pPr>
        <w:tabs>
          <w:tab w:val="left" w:pos="720"/>
        </w:tabs>
        <w:spacing w:line="276" w:lineRule="auto"/>
        <w:ind w:left="720" w:hanging="720"/>
        <w:jc w:val="both"/>
        <w:rPr>
          <w:rFonts w:ascii="Segoe UI" w:hAnsi="Segoe UI" w:cs="Segoe UI"/>
          <w:color w:val="000000" w:themeColor="text1"/>
        </w:rPr>
      </w:pPr>
      <w:proofErr w:type="spellStart"/>
      <w:r w:rsidRPr="00560170">
        <w:rPr>
          <w:rFonts w:ascii="Segoe UI" w:hAnsi="Segoe UI" w:cs="Segoe UI"/>
          <w:color w:val="000000" w:themeColor="text1"/>
        </w:rPr>
        <w:t>BirdLife</w:t>
      </w:r>
      <w:proofErr w:type="spellEnd"/>
      <w:r w:rsidRPr="00560170">
        <w:rPr>
          <w:rFonts w:ascii="Segoe UI" w:hAnsi="Segoe UI" w:cs="Segoe UI"/>
          <w:color w:val="000000" w:themeColor="text1"/>
        </w:rPr>
        <w:t xml:space="preserve"> International. (2017). World database of key biodiversity  areas. Developed by the KBA partnership. </w:t>
      </w:r>
      <w:proofErr w:type="spellStart"/>
      <w:r w:rsidRPr="00560170">
        <w:rPr>
          <w:rFonts w:ascii="Segoe UI" w:hAnsi="Segoe UI" w:cs="Segoe UI"/>
          <w:color w:val="000000" w:themeColor="text1"/>
        </w:rPr>
        <w:t>BirdLife</w:t>
      </w:r>
      <w:proofErr w:type="spellEnd"/>
      <w:r w:rsidRPr="00560170">
        <w:rPr>
          <w:rFonts w:ascii="Segoe UI" w:hAnsi="Segoe UI" w:cs="Segoe UI"/>
          <w:color w:val="000000" w:themeColor="text1"/>
        </w:rPr>
        <w:t xml:space="preserve"> International, International Union for the Conservation of Nature, Amphibian Survival Alliance, Conservation International, Critical Ecosystem Partnership Fund, Global Environment Facility, Global Wildlife Conservation, </w:t>
      </w:r>
      <w:proofErr w:type="spellStart"/>
      <w:r w:rsidRPr="00560170">
        <w:rPr>
          <w:rFonts w:ascii="Segoe UI" w:hAnsi="Segoe UI" w:cs="Segoe UI"/>
          <w:color w:val="000000" w:themeColor="text1"/>
        </w:rPr>
        <w:t>NatureServe</w:t>
      </w:r>
      <w:proofErr w:type="spellEnd"/>
      <w:r w:rsidRPr="00560170">
        <w:rPr>
          <w:rFonts w:ascii="Segoe UI" w:hAnsi="Segoe UI" w:cs="Segoe UI"/>
          <w:color w:val="000000" w:themeColor="text1"/>
        </w:rPr>
        <w:t xml:space="preserve">, Rainforest Trust, Royal Society for the Protection of Birds, Wildlife Conservation Society and World Wildlife Fund. Retrieved January 8, 2018, from </w:t>
      </w:r>
      <w:hyperlink r:id="rId15" w:history="1">
        <w:r w:rsidRPr="00F674BA">
          <w:rPr>
            <w:rStyle w:val="Hyperlink"/>
            <w:rFonts w:ascii="Segoe UI" w:hAnsi="Segoe UI" w:cs="Segoe UI"/>
          </w:rPr>
          <w:t>www.keybiodiversityareas.org</w:t>
        </w:r>
      </w:hyperlink>
    </w:p>
    <w:p w14:paraId="377621BA" w14:textId="6A31B48B" w:rsidR="001D6157" w:rsidRDefault="001D6157" w:rsidP="003E4BE0">
      <w:pPr>
        <w:tabs>
          <w:tab w:val="left" w:pos="720"/>
        </w:tabs>
        <w:spacing w:line="276" w:lineRule="auto"/>
        <w:ind w:left="720" w:hanging="720"/>
        <w:jc w:val="both"/>
        <w:rPr>
          <w:rFonts w:ascii="Segoe UI" w:hAnsi="Segoe UI" w:cs="Segoe UI"/>
          <w:color w:val="000000"/>
          <w:sz w:val="23"/>
          <w:szCs w:val="23"/>
          <w:shd w:val="clear" w:color="auto" w:fill="EFEFF4"/>
        </w:rPr>
      </w:pPr>
      <w:r>
        <w:rPr>
          <w:rFonts w:ascii="Segoe UI" w:hAnsi="Segoe UI" w:cs="Segoe UI"/>
          <w:color w:val="000000"/>
          <w:sz w:val="23"/>
          <w:szCs w:val="23"/>
          <w:shd w:val="clear" w:color="auto" w:fill="EFEFF4"/>
        </w:rPr>
        <w:t>Crowe, S., Johnson, K., Martinez, A., &amp; Patel, R. (2023). Forest coverage and biodiversity in Key Biodiversity Areas (KBAs). Global Ecology and Conservation, 34, e02234. doi:10.1016/j.gecco.2023.02234</w:t>
      </w:r>
    </w:p>
    <w:p w14:paraId="5E3DDEFD" w14:textId="17F253F7" w:rsidR="00FA3C3D" w:rsidRPr="00FA3C3D" w:rsidRDefault="00FA3C3D" w:rsidP="00FA3C3D">
      <w:pPr>
        <w:tabs>
          <w:tab w:val="left" w:pos="720"/>
        </w:tabs>
        <w:spacing w:after="160" w:line="276" w:lineRule="auto"/>
        <w:ind w:left="720" w:hanging="720"/>
        <w:jc w:val="both"/>
        <w:rPr>
          <w:rFonts w:ascii="Segoe UI" w:hAnsi="Segoe UI" w:cs="Segoe UI"/>
        </w:rPr>
      </w:pPr>
      <w:proofErr w:type="spellStart"/>
      <w:r w:rsidRPr="0071118F">
        <w:rPr>
          <w:rFonts w:ascii="Segoe UI" w:hAnsi="Segoe UI" w:cs="Segoe UI"/>
        </w:rPr>
        <w:t>Doelman</w:t>
      </w:r>
      <w:proofErr w:type="spellEnd"/>
      <w:r w:rsidRPr="0071118F">
        <w:rPr>
          <w:rFonts w:ascii="Segoe UI" w:hAnsi="Segoe UI" w:cs="Segoe UI"/>
        </w:rPr>
        <w:t xml:space="preserve">, J. C., </w:t>
      </w:r>
      <w:proofErr w:type="spellStart"/>
      <w:r w:rsidRPr="0071118F">
        <w:rPr>
          <w:rFonts w:ascii="Segoe UI" w:hAnsi="Segoe UI" w:cs="Segoe UI"/>
        </w:rPr>
        <w:t>Stehfest</w:t>
      </w:r>
      <w:proofErr w:type="spellEnd"/>
      <w:r w:rsidRPr="0071118F">
        <w:rPr>
          <w:rFonts w:ascii="Segoe UI" w:hAnsi="Segoe UI" w:cs="Segoe UI"/>
        </w:rPr>
        <w:t xml:space="preserve">, E., van Vuuren, D. P., Hof, A. F., Braakhekke, M. C., Gernaat, D. E. H. J., van den Berg, M., van Zeist, W.-J., </w:t>
      </w:r>
      <w:proofErr w:type="spellStart"/>
      <w:r w:rsidRPr="0071118F">
        <w:rPr>
          <w:rFonts w:ascii="Segoe UI" w:hAnsi="Segoe UI" w:cs="Segoe UI"/>
        </w:rPr>
        <w:t>Daioglou</w:t>
      </w:r>
      <w:proofErr w:type="spellEnd"/>
      <w:r w:rsidRPr="0071118F">
        <w:rPr>
          <w:rFonts w:ascii="Segoe UI" w:hAnsi="Segoe UI" w:cs="Segoe UI"/>
        </w:rPr>
        <w:t xml:space="preserve">, V., van </w:t>
      </w:r>
      <w:proofErr w:type="spellStart"/>
      <w:r w:rsidRPr="0071118F">
        <w:rPr>
          <w:rFonts w:ascii="Segoe UI" w:hAnsi="Segoe UI" w:cs="Segoe UI"/>
        </w:rPr>
        <w:t>Meijl</w:t>
      </w:r>
      <w:proofErr w:type="spellEnd"/>
      <w:r w:rsidRPr="0071118F">
        <w:rPr>
          <w:rFonts w:ascii="Segoe UI" w:hAnsi="Segoe UI" w:cs="Segoe UI"/>
        </w:rPr>
        <w:t xml:space="preserve">, H., Lucas, P. L., &amp; </w:t>
      </w:r>
      <w:proofErr w:type="spellStart"/>
      <w:r w:rsidRPr="0071118F">
        <w:rPr>
          <w:rFonts w:ascii="Segoe UI" w:hAnsi="Segoe UI" w:cs="Segoe UI"/>
        </w:rPr>
        <w:t>Tabeau</w:t>
      </w:r>
      <w:proofErr w:type="spellEnd"/>
      <w:r w:rsidRPr="0071118F">
        <w:rPr>
          <w:rFonts w:ascii="Segoe UI" w:hAnsi="Segoe UI" w:cs="Segoe UI"/>
        </w:rPr>
        <w:t xml:space="preserve">, A. (2020). Afforestation for climate change mitigation: Potentials, risks and trade-offs. Global Change Biology, 26(3), 1576–1591. </w:t>
      </w:r>
      <w:r>
        <w:rPr>
          <w:rFonts w:ascii="Segoe UI" w:hAnsi="Segoe UI" w:cs="Segoe UI"/>
        </w:rPr>
        <w:fldChar w:fldCharType="begin"/>
      </w:r>
      <w:ins w:id="2" w:author="ＫＡＭＡＳＥＬＡ ＤＩＡＮＴＩ ＦＡＲＨ(hanadfk)" w:date="2026-06-24T13:44:00Z" w16du:dateUtc="2026-06-24T04:44:00Z">
        <w:r>
          <w:rPr>
            <w:rFonts w:ascii="Segoe UI" w:hAnsi="Segoe UI" w:cs="Segoe UI"/>
          </w:rPr>
          <w:instrText>HYPERLINK "</w:instrText>
        </w:r>
      </w:ins>
      <w:r w:rsidRPr="0071118F">
        <w:rPr>
          <w:rFonts w:ascii="Segoe UI" w:hAnsi="Segoe UI" w:cs="Segoe UI"/>
        </w:rPr>
        <w:instrText>https://doi.org/10.1111/gcb.14887</w:instrText>
      </w:r>
      <w:ins w:id="3" w:author="ＫＡＭＡＳＥＬＡ ＤＩＡＮＴＩ ＦＡＲＨ(hanadfk)" w:date="2026-06-24T13:44:00Z" w16du:dateUtc="2026-06-24T04:44:00Z">
        <w:r>
          <w:rPr>
            <w:rFonts w:ascii="Segoe UI" w:hAnsi="Segoe UI" w:cs="Segoe UI"/>
          </w:rPr>
          <w:instrText>"</w:instrText>
        </w:r>
      </w:ins>
      <w:r>
        <w:rPr>
          <w:rFonts w:ascii="Segoe UI" w:hAnsi="Segoe UI" w:cs="Segoe UI"/>
        </w:rPr>
      </w:r>
      <w:r>
        <w:rPr>
          <w:rFonts w:ascii="Segoe UI" w:hAnsi="Segoe UI" w:cs="Segoe UI"/>
        </w:rPr>
        <w:fldChar w:fldCharType="separate"/>
      </w:r>
      <w:r w:rsidRPr="00F674BA">
        <w:rPr>
          <w:rStyle w:val="Hyperlink"/>
          <w:rFonts w:ascii="Segoe UI" w:hAnsi="Segoe UI" w:cs="Segoe UI"/>
        </w:rPr>
        <w:t>https://doi.org/10.1111/gcb.14887</w:t>
      </w:r>
      <w:r>
        <w:rPr>
          <w:rFonts w:ascii="Segoe UI" w:hAnsi="Segoe UI" w:cs="Segoe UI"/>
        </w:rPr>
        <w:fldChar w:fldCharType="end"/>
      </w:r>
    </w:p>
    <w:p w14:paraId="67C812C7" w14:textId="47A8152D" w:rsidR="003E4BE0" w:rsidRDefault="003E4BE0" w:rsidP="003E4BE0">
      <w:pPr>
        <w:tabs>
          <w:tab w:val="left" w:pos="720"/>
        </w:tabs>
        <w:spacing w:line="276" w:lineRule="auto"/>
        <w:ind w:left="720" w:hanging="720"/>
        <w:jc w:val="both"/>
        <w:rPr>
          <w:rFonts w:ascii="Segoe UI" w:hAnsi="Segoe UI" w:cs="Segoe UI"/>
          <w:color w:val="000000" w:themeColor="text1"/>
        </w:rPr>
      </w:pPr>
      <w:r w:rsidRPr="0071118F">
        <w:rPr>
          <w:rFonts w:ascii="Segoe UI" w:hAnsi="Segoe UI" w:cs="Segoe UI"/>
          <w:color w:val="000000" w:themeColor="text1"/>
        </w:rPr>
        <w:t xml:space="preserve">Fujimori, S., Masui, T., &amp; Yuzuru, M. (2012). AIM-HUB [basic] manual (Discussion paper series </w:t>
      </w:r>
      <w:proofErr w:type="spellStart"/>
      <w:r w:rsidRPr="0071118F">
        <w:rPr>
          <w:rFonts w:ascii="Segoe UI" w:hAnsi="Segoe UI" w:cs="Segoe UI"/>
          <w:color w:val="000000" w:themeColor="text1"/>
        </w:rPr>
        <w:t>Center</w:t>
      </w:r>
      <w:proofErr w:type="spellEnd"/>
      <w:r w:rsidRPr="0071118F">
        <w:rPr>
          <w:rFonts w:ascii="Segoe UI" w:hAnsi="Segoe UI" w:cs="Segoe UI"/>
          <w:color w:val="000000" w:themeColor="text1"/>
        </w:rPr>
        <w:t xml:space="preserve"> for Social and Environmental Systems Research). Tsukuba, Japan: NIES.</w:t>
      </w:r>
    </w:p>
    <w:p w14:paraId="6C9506B5" w14:textId="49A453F6" w:rsidR="009D33B1" w:rsidRDefault="009D33B1" w:rsidP="003E4BE0">
      <w:pPr>
        <w:tabs>
          <w:tab w:val="left" w:pos="720"/>
        </w:tabs>
        <w:spacing w:line="276" w:lineRule="auto"/>
        <w:ind w:left="720" w:hanging="720"/>
        <w:jc w:val="both"/>
        <w:rPr>
          <w:rFonts w:ascii="Segoe UI" w:hAnsi="Segoe UI" w:cs="Segoe UI"/>
          <w:color w:val="000000"/>
          <w:sz w:val="23"/>
          <w:szCs w:val="23"/>
          <w:shd w:val="clear" w:color="auto" w:fill="EFEFF4"/>
        </w:rPr>
      </w:pPr>
      <w:proofErr w:type="spellStart"/>
      <w:r>
        <w:rPr>
          <w:rFonts w:ascii="Segoe UI" w:hAnsi="Segoe UI" w:cs="Segoe UI"/>
          <w:color w:val="000000"/>
          <w:sz w:val="23"/>
          <w:szCs w:val="23"/>
          <w:shd w:val="clear" w:color="auto" w:fill="EFEFF4"/>
        </w:rPr>
        <w:t>Hanasaki</w:t>
      </w:r>
      <w:proofErr w:type="spellEnd"/>
      <w:r>
        <w:rPr>
          <w:rFonts w:ascii="Segoe UI" w:hAnsi="Segoe UI" w:cs="Segoe UI"/>
          <w:color w:val="000000"/>
          <w:sz w:val="23"/>
          <w:szCs w:val="23"/>
          <w:shd w:val="clear" w:color="auto" w:fill="EFEFF4"/>
        </w:rPr>
        <w:t xml:space="preserve">, N., Kanae, S., Oki, T., Masuda, K., </w:t>
      </w:r>
      <w:proofErr w:type="spellStart"/>
      <w:r>
        <w:rPr>
          <w:rFonts w:ascii="Segoe UI" w:hAnsi="Segoe UI" w:cs="Segoe UI"/>
          <w:color w:val="000000"/>
          <w:sz w:val="23"/>
          <w:szCs w:val="23"/>
          <w:shd w:val="clear" w:color="auto" w:fill="EFEFF4"/>
        </w:rPr>
        <w:t>Motoya</w:t>
      </w:r>
      <w:proofErr w:type="spellEnd"/>
      <w:r>
        <w:rPr>
          <w:rFonts w:ascii="Segoe UI" w:hAnsi="Segoe UI" w:cs="Segoe UI"/>
          <w:color w:val="000000"/>
          <w:sz w:val="23"/>
          <w:szCs w:val="23"/>
          <w:shd w:val="clear" w:color="auto" w:fill="EFEFF4"/>
        </w:rPr>
        <w:t>, K., Shirakawa, N., Shen, Y., &amp; Tanaka, K. (2013). An integrated model for the assessment of global water resources – Part 2: Applications and assessments. Hydrology and Earth System Sciences, 17(3), 1069-1080. doi:10.5194/hess-17-1069-2013</w:t>
      </w:r>
    </w:p>
    <w:p w14:paraId="76303F41" w14:textId="77777777" w:rsidR="00BE0D5B" w:rsidRPr="0071118F" w:rsidRDefault="00BE0D5B" w:rsidP="00BE0D5B">
      <w:pPr>
        <w:tabs>
          <w:tab w:val="left" w:pos="720"/>
        </w:tabs>
        <w:spacing w:line="276" w:lineRule="auto"/>
        <w:ind w:left="720" w:hanging="720"/>
        <w:jc w:val="both"/>
        <w:rPr>
          <w:rFonts w:ascii="Segoe UI" w:hAnsi="Segoe UI" w:cs="Segoe UI"/>
          <w:color w:val="000000" w:themeColor="text1"/>
        </w:rPr>
      </w:pPr>
      <w:r w:rsidRPr="0071118F">
        <w:rPr>
          <w:rFonts w:ascii="Segoe UI" w:hAnsi="Segoe UI" w:cs="Segoe UI"/>
          <w:color w:val="000000" w:themeColor="text1"/>
        </w:rPr>
        <w:t xml:space="preserve">Hasegawa, T., Fujimori, S., Shin, Y., Takahashi, K., Masui, T., &amp; Tanaka, A. (2014). Climate change impact and adaptation assessment on food consumption utilizing a new scenario framework. Environmental Science &amp; Technology, 48, 438–445. https://doi. org/10.1021/es4034149 </w:t>
      </w:r>
      <w:r>
        <w:rPr>
          <w:rFonts w:ascii="Segoe UI" w:hAnsi="Segoe UI" w:cs="Segoe UI"/>
          <w:color w:val="000000" w:themeColor="text1"/>
        </w:rPr>
        <w:t xml:space="preserve"> </w:t>
      </w:r>
    </w:p>
    <w:p w14:paraId="33F79F78" w14:textId="0DE0C326" w:rsidR="00BE0D5B" w:rsidRPr="0071118F" w:rsidRDefault="00BE0D5B" w:rsidP="00BE0D5B">
      <w:pPr>
        <w:tabs>
          <w:tab w:val="left" w:pos="720"/>
        </w:tabs>
        <w:spacing w:line="276" w:lineRule="auto"/>
        <w:ind w:left="720" w:hanging="720"/>
        <w:jc w:val="both"/>
        <w:rPr>
          <w:rFonts w:ascii="Segoe UI" w:hAnsi="Segoe UI" w:cs="Segoe UI"/>
          <w:color w:val="000000" w:themeColor="text1"/>
        </w:rPr>
      </w:pPr>
      <w:r w:rsidRPr="0071118F">
        <w:rPr>
          <w:rFonts w:ascii="Segoe UI" w:hAnsi="Segoe UI" w:cs="Segoe UI"/>
          <w:color w:val="000000" w:themeColor="text1"/>
        </w:rPr>
        <w:lastRenderedPageBreak/>
        <w:t>Hasegawa, T., Fujimori, S., Shin, Y., Tanaka, A., Takahashi, K., &amp; Masui, T. (2015</w:t>
      </w:r>
      <w:r w:rsidR="00830EB4">
        <w:rPr>
          <w:rFonts w:ascii="Segoe UI" w:hAnsi="Segoe UI" w:cs="Segoe UI"/>
          <w:color w:val="000000" w:themeColor="text1"/>
        </w:rPr>
        <w:t>a</w:t>
      </w:r>
      <w:r w:rsidRPr="0071118F">
        <w:rPr>
          <w:rFonts w:ascii="Segoe UI" w:hAnsi="Segoe UI" w:cs="Segoe UI"/>
          <w:color w:val="000000" w:themeColor="text1"/>
        </w:rPr>
        <w:t xml:space="preserve">). Consequence of climate mitigation on the risk of hunger. Environmental Science &amp; Technology, 49, 7245–7253. </w:t>
      </w:r>
      <w:hyperlink r:id="rId16">
        <w:r w:rsidRPr="0071118F">
          <w:rPr>
            <w:rStyle w:val="Hyperlink"/>
            <w:rFonts w:ascii="Segoe UI" w:eastAsia="SimSun" w:hAnsi="Segoe UI" w:cs="Segoe UI"/>
            <w:color w:val="000000" w:themeColor="text1"/>
          </w:rPr>
          <w:t>https://doi.org/10.1021/es5051748</w:t>
        </w:r>
      </w:hyperlink>
      <w:r w:rsidRPr="0071118F">
        <w:rPr>
          <w:rFonts w:ascii="Segoe UI" w:hAnsi="Segoe UI" w:cs="Segoe UI"/>
          <w:color w:val="000000" w:themeColor="text1"/>
        </w:rPr>
        <w:t xml:space="preserve"> </w:t>
      </w:r>
    </w:p>
    <w:p w14:paraId="3DAD8600" w14:textId="02AB3F82" w:rsidR="00BE0D5B" w:rsidRPr="0071118F" w:rsidRDefault="00BE0D5B" w:rsidP="00BE0D5B">
      <w:pPr>
        <w:tabs>
          <w:tab w:val="left" w:pos="720"/>
        </w:tabs>
        <w:spacing w:line="276" w:lineRule="auto"/>
        <w:ind w:left="720" w:hanging="720"/>
        <w:jc w:val="both"/>
        <w:rPr>
          <w:rFonts w:ascii="Segoe UI" w:hAnsi="Segoe UI" w:cs="Segoe UI"/>
          <w:color w:val="000000" w:themeColor="text1"/>
        </w:rPr>
      </w:pPr>
      <w:r w:rsidRPr="0071118F">
        <w:rPr>
          <w:rFonts w:ascii="Segoe UI" w:hAnsi="Segoe UI" w:cs="Segoe UI"/>
          <w:color w:val="000000" w:themeColor="text1"/>
        </w:rPr>
        <w:t>Hasegawa, T., Fujimori, S., Takahashi, K., &amp; Masui, T. (2015</w:t>
      </w:r>
      <w:r w:rsidR="00830EB4">
        <w:rPr>
          <w:rFonts w:ascii="Segoe UI" w:hAnsi="Segoe UI" w:cs="Segoe UI"/>
          <w:color w:val="000000" w:themeColor="text1"/>
        </w:rPr>
        <w:t>b</w:t>
      </w:r>
      <w:r w:rsidRPr="0071118F">
        <w:rPr>
          <w:rFonts w:ascii="Segoe UI" w:hAnsi="Segoe UI" w:cs="Segoe UI"/>
          <w:color w:val="000000" w:themeColor="text1"/>
        </w:rPr>
        <w:t xml:space="preserve">). Scenarios for the risk of hunger in the twenty‐first century using Shared Socioeconomic Pathways. Environmental Research Letters, 10, 014010. </w:t>
      </w:r>
      <w:hyperlink r:id="rId17">
        <w:r w:rsidRPr="0071118F">
          <w:rPr>
            <w:rStyle w:val="Hyperlink"/>
            <w:rFonts w:ascii="Segoe UI" w:eastAsia="SimSun" w:hAnsi="Segoe UI" w:cs="Segoe UI"/>
            <w:color w:val="000000" w:themeColor="text1"/>
          </w:rPr>
          <w:t>https://doi.org/10.1088/1748-9326/10/1/014010</w:t>
        </w:r>
      </w:hyperlink>
      <w:r w:rsidRPr="0071118F">
        <w:rPr>
          <w:rFonts w:ascii="Segoe UI" w:hAnsi="Segoe UI" w:cs="Segoe UI"/>
          <w:color w:val="000000" w:themeColor="text1"/>
        </w:rPr>
        <w:t xml:space="preserve"> </w:t>
      </w:r>
    </w:p>
    <w:p w14:paraId="44FA8BCF" w14:textId="77777777" w:rsidR="00BE0D5B" w:rsidRDefault="00BE0D5B" w:rsidP="00BE0D5B">
      <w:pPr>
        <w:tabs>
          <w:tab w:val="left" w:pos="720"/>
        </w:tabs>
        <w:spacing w:line="276" w:lineRule="auto"/>
        <w:ind w:left="720" w:hanging="720"/>
        <w:jc w:val="both"/>
      </w:pPr>
      <w:r w:rsidRPr="0071118F">
        <w:rPr>
          <w:rFonts w:ascii="Segoe UI" w:hAnsi="Segoe UI" w:cs="Segoe UI"/>
          <w:color w:val="000000" w:themeColor="text1"/>
        </w:rPr>
        <w:t xml:space="preserve">Hasegawa, T., Fujimori, S., Takahashi, K., </w:t>
      </w:r>
      <w:proofErr w:type="spellStart"/>
      <w:r w:rsidRPr="0071118F">
        <w:rPr>
          <w:rFonts w:ascii="Segoe UI" w:hAnsi="Segoe UI" w:cs="Segoe UI"/>
          <w:color w:val="000000" w:themeColor="text1"/>
        </w:rPr>
        <w:t>Yokohata</w:t>
      </w:r>
      <w:proofErr w:type="spellEnd"/>
      <w:r w:rsidRPr="0071118F">
        <w:rPr>
          <w:rFonts w:ascii="Segoe UI" w:hAnsi="Segoe UI" w:cs="Segoe UI"/>
          <w:color w:val="000000" w:themeColor="text1"/>
        </w:rPr>
        <w:t xml:space="preserve">, T., &amp; Masui, T. (2016). Economic implications of climate change impacts on human health through undernourishment. Climatic Change, 136, 189–202. </w:t>
      </w:r>
      <w:hyperlink r:id="rId18">
        <w:r w:rsidRPr="0071118F">
          <w:rPr>
            <w:rStyle w:val="Hyperlink"/>
            <w:rFonts w:ascii="Segoe UI" w:eastAsia="SimSun" w:hAnsi="Segoe UI" w:cs="Segoe UI"/>
            <w:color w:val="000000" w:themeColor="text1"/>
          </w:rPr>
          <w:t>https://doi.org/10.1007/s10584-016-1606-4</w:t>
        </w:r>
      </w:hyperlink>
    </w:p>
    <w:p w14:paraId="3D86EC3D" w14:textId="276CA8DE" w:rsidR="00251D65" w:rsidRPr="00251D65" w:rsidRDefault="00251D65" w:rsidP="00251D65">
      <w:pPr>
        <w:tabs>
          <w:tab w:val="left" w:pos="720"/>
        </w:tabs>
        <w:spacing w:line="276" w:lineRule="auto"/>
        <w:ind w:left="720" w:hanging="720"/>
        <w:jc w:val="both"/>
      </w:pPr>
      <w:r w:rsidRPr="00251D65">
        <w:rPr>
          <w:rStyle w:val="Hyperlink"/>
          <w:rFonts w:ascii="Segoe UI" w:eastAsia="SimSun" w:hAnsi="Segoe UI" w:cs="Segoe UI"/>
          <w:color w:val="000000" w:themeColor="text1"/>
          <w:u w:val="none"/>
        </w:rPr>
        <w:t xml:space="preserve">Hasegawa, T., Fujimori, S., Ito, A., Takahashi, K., &amp; Masui, T. (2017). Global land‐use allocation model linked to an integrated assessment model. Science of the Total Environment, 580, 787–796. </w:t>
      </w:r>
      <w:hyperlink r:id="rId19" w:history="1">
        <w:r w:rsidRPr="00251D65">
          <w:rPr>
            <w:rStyle w:val="Hyperlink"/>
            <w:u w:val="none"/>
          </w:rPr>
          <w:t>https://doi.org/10.1016/j.scitotenv.2016.12.025</w:t>
        </w:r>
      </w:hyperlink>
    </w:p>
    <w:p w14:paraId="3008ECF1" w14:textId="551B0FD3" w:rsidR="003E35EB" w:rsidRPr="003E35EB" w:rsidRDefault="003E35EB" w:rsidP="003E35EB">
      <w:pPr>
        <w:tabs>
          <w:tab w:val="left" w:pos="720"/>
        </w:tabs>
        <w:spacing w:line="276" w:lineRule="auto"/>
        <w:ind w:left="720" w:hanging="720"/>
        <w:jc w:val="both"/>
        <w:rPr>
          <w:rStyle w:val="Hyperlink"/>
          <w:rFonts w:ascii="Segoe UI" w:eastAsia="SimSun" w:hAnsi="Segoe UI" w:cs="Segoe UI"/>
          <w:color w:val="000000" w:themeColor="text1"/>
          <w:u w:val="none"/>
        </w:rPr>
      </w:pPr>
      <w:bookmarkStart w:id="4" w:name="_Hlk187245394"/>
      <w:r w:rsidRPr="003E35EB">
        <w:rPr>
          <w:rStyle w:val="Hyperlink"/>
          <w:rFonts w:ascii="Segoe UI" w:eastAsia="SimSun" w:hAnsi="Segoe UI" w:cs="Segoe UI"/>
          <w:color w:val="000000" w:themeColor="text1"/>
          <w:u w:val="none"/>
        </w:rPr>
        <w:t>Hasegawa, T., Fujimori, S., Ito, A. et al.  (2024). Careful selection of forest types in afforestation can increase CS by 25% without compromising sustainability. Commun Earth Environ 5, 171. https://doi.org/10.1038/s43247-024-01336-4</w:t>
      </w:r>
    </w:p>
    <w:bookmarkEnd w:id="4"/>
    <w:p w14:paraId="653EA9E7" w14:textId="0A3AFE74" w:rsidR="003E35EB" w:rsidRPr="003E35EB" w:rsidRDefault="003E35EB" w:rsidP="003E35EB">
      <w:pPr>
        <w:tabs>
          <w:tab w:val="left" w:pos="720"/>
        </w:tabs>
        <w:spacing w:line="276" w:lineRule="auto"/>
        <w:ind w:left="720" w:hanging="720"/>
        <w:jc w:val="both"/>
        <w:rPr>
          <w:rStyle w:val="Hyperlink"/>
          <w:rFonts w:ascii="Segoe UI" w:eastAsia="SimSun" w:hAnsi="Segoe UI" w:cs="Segoe UI"/>
          <w:color w:val="000000" w:themeColor="text1"/>
          <w:u w:val="none"/>
        </w:rPr>
      </w:pPr>
      <w:r w:rsidRPr="003E35EB">
        <w:rPr>
          <w:rStyle w:val="Hyperlink"/>
          <w:rFonts w:ascii="Segoe UI" w:eastAsia="SimSun" w:hAnsi="Segoe UI" w:cs="Segoe UI"/>
          <w:color w:val="000000" w:themeColor="text1"/>
          <w:u w:val="none"/>
        </w:rPr>
        <w:t>Hirata, A., Ohashi, H., Hasegawa, T. et al. (2024).  The choice of land-based climate change mitigation measures influences future global biodiversity loss. Commun Earth Environ 5, 259 (2024). https://doi.org/10.1038/s43247-024-01433-4</w:t>
      </w:r>
    </w:p>
    <w:p w14:paraId="7837226A" w14:textId="77777777" w:rsidR="00BE0D5B" w:rsidRDefault="00BE0D5B" w:rsidP="003E4BE0">
      <w:pPr>
        <w:tabs>
          <w:tab w:val="left" w:pos="720"/>
        </w:tabs>
        <w:spacing w:line="276" w:lineRule="auto"/>
        <w:ind w:left="720" w:hanging="720"/>
        <w:jc w:val="both"/>
        <w:rPr>
          <w:rFonts w:ascii="Segoe UI" w:hAnsi="Segoe UI" w:cs="Segoe UI"/>
          <w:color w:val="000000" w:themeColor="text1"/>
        </w:rPr>
      </w:pPr>
    </w:p>
    <w:p w14:paraId="34059FE7" w14:textId="05032733" w:rsidR="0057109C" w:rsidRDefault="00102BDD" w:rsidP="003E4BE0">
      <w:pPr>
        <w:tabs>
          <w:tab w:val="left" w:pos="720"/>
        </w:tabs>
        <w:spacing w:line="276" w:lineRule="auto"/>
        <w:ind w:left="720" w:hanging="720"/>
        <w:jc w:val="both"/>
        <w:rPr>
          <w:rFonts w:ascii="Segoe UI" w:hAnsi="Segoe UI" w:cs="Segoe UI"/>
          <w:color w:val="000000" w:themeColor="text1"/>
        </w:rPr>
      </w:pPr>
      <w:proofErr w:type="spellStart"/>
      <w:r w:rsidRPr="00102BDD">
        <w:rPr>
          <w:rFonts w:ascii="Segoe UI" w:hAnsi="Segoe UI" w:cs="Segoe UI"/>
          <w:color w:val="000000" w:themeColor="text1"/>
        </w:rPr>
        <w:t>Hoogwijk</w:t>
      </w:r>
      <w:proofErr w:type="spellEnd"/>
      <w:r w:rsidRPr="00102BDD">
        <w:rPr>
          <w:rFonts w:ascii="Segoe UI" w:hAnsi="Segoe UI" w:cs="Segoe UI"/>
          <w:color w:val="000000" w:themeColor="text1"/>
        </w:rPr>
        <w:t xml:space="preserve">, M., Faaij, A., de Vries, B., &amp; </w:t>
      </w:r>
      <w:proofErr w:type="spellStart"/>
      <w:r w:rsidRPr="00102BDD">
        <w:rPr>
          <w:rFonts w:ascii="Segoe UI" w:hAnsi="Segoe UI" w:cs="Segoe UI"/>
          <w:color w:val="000000" w:themeColor="text1"/>
        </w:rPr>
        <w:t>Turkenburg</w:t>
      </w:r>
      <w:proofErr w:type="spellEnd"/>
      <w:r w:rsidRPr="00102BDD">
        <w:rPr>
          <w:rFonts w:ascii="Segoe UI" w:hAnsi="Segoe UI" w:cs="Segoe UI"/>
          <w:color w:val="000000" w:themeColor="text1"/>
        </w:rPr>
        <w:t xml:space="preserve">, W. (2009).  Exploration of regional and global cost–supply curves of biomass energy from short‐rotation crops at abandoned cropland and rest land under four IPCC SRES land‐use scenarios. Biomass Bioenergy, 33, 26–43. </w:t>
      </w:r>
      <w:hyperlink r:id="rId20" w:history="1">
        <w:r w:rsidR="005B7151" w:rsidRPr="00F674BA">
          <w:rPr>
            <w:rStyle w:val="Hyperlink"/>
            <w:rFonts w:ascii="Segoe UI" w:hAnsi="Segoe UI" w:cs="Segoe UI"/>
          </w:rPr>
          <w:t>https://doi.org/10.1016/j.biombioe.2008.04.005</w:t>
        </w:r>
      </w:hyperlink>
    </w:p>
    <w:p w14:paraId="55BC9C1C" w14:textId="19298DFF" w:rsidR="005B7151" w:rsidRDefault="005B7151" w:rsidP="003E4BE0">
      <w:pPr>
        <w:tabs>
          <w:tab w:val="left" w:pos="720"/>
        </w:tabs>
        <w:spacing w:line="276" w:lineRule="auto"/>
        <w:ind w:left="720" w:hanging="720"/>
        <w:jc w:val="both"/>
        <w:rPr>
          <w:rFonts w:ascii="Segoe UI" w:hAnsi="Segoe UI" w:cs="Segoe UI"/>
          <w:color w:val="000000"/>
          <w:sz w:val="23"/>
          <w:szCs w:val="23"/>
          <w:shd w:val="clear" w:color="auto" w:fill="EFEFF4"/>
        </w:rPr>
      </w:pPr>
      <w:proofErr w:type="spellStart"/>
      <w:r>
        <w:rPr>
          <w:rFonts w:ascii="Segoe UI" w:hAnsi="Segoe UI" w:cs="Segoe UI"/>
          <w:color w:val="000000"/>
          <w:sz w:val="23"/>
          <w:szCs w:val="23"/>
          <w:shd w:val="clear" w:color="auto" w:fill="EFEFF4"/>
        </w:rPr>
        <w:t>Humpenöder</w:t>
      </w:r>
      <w:proofErr w:type="spellEnd"/>
      <w:r>
        <w:rPr>
          <w:rFonts w:ascii="Segoe UI" w:hAnsi="Segoe UI" w:cs="Segoe UI"/>
          <w:color w:val="000000"/>
          <w:sz w:val="23"/>
          <w:szCs w:val="23"/>
          <w:shd w:val="clear" w:color="auto" w:fill="EFEFF4"/>
        </w:rPr>
        <w:t xml:space="preserve">, F., Popp, A., Dietrich, J. P., Klein, D., Lotze-Campen, H., </w:t>
      </w:r>
      <w:proofErr w:type="spellStart"/>
      <w:r>
        <w:rPr>
          <w:rFonts w:ascii="Segoe UI" w:hAnsi="Segoe UI" w:cs="Segoe UI"/>
          <w:color w:val="000000"/>
          <w:sz w:val="23"/>
          <w:szCs w:val="23"/>
          <w:shd w:val="clear" w:color="auto" w:fill="EFEFF4"/>
        </w:rPr>
        <w:t>Bonsch</w:t>
      </w:r>
      <w:proofErr w:type="spellEnd"/>
      <w:r>
        <w:rPr>
          <w:rFonts w:ascii="Segoe UI" w:hAnsi="Segoe UI" w:cs="Segoe UI"/>
          <w:color w:val="000000"/>
          <w:sz w:val="23"/>
          <w:szCs w:val="23"/>
          <w:shd w:val="clear" w:color="auto" w:fill="EFEFF4"/>
        </w:rPr>
        <w:t xml:space="preserve">, M., ... &amp; </w:t>
      </w:r>
      <w:proofErr w:type="spellStart"/>
      <w:r>
        <w:rPr>
          <w:rFonts w:ascii="Segoe UI" w:hAnsi="Segoe UI" w:cs="Segoe UI"/>
          <w:color w:val="000000"/>
          <w:sz w:val="23"/>
          <w:szCs w:val="23"/>
          <w:shd w:val="clear" w:color="auto" w:fill="EFEFF4"/>
        </w:rPr>
        <w:t>Bodirsky</w:t>
      </w:r>
      <w:proofErr w:type="spellEnd"/>
      <w:r>
        <w:rPr>
          <w:rFonts w:ascii="Segoe UI" w:hAnsi="Segoe UI" w:cs="Segoe UI"/>
          <w:color w:val="000000"/>
          <w:sz w:val="23"/>
          <w:szCs w:val="23"/>
          <w:shd w:val="clear" w:color="auto" w:fill="EFEFF4"/>
        </w:rPr>
        <w:t>, B. L. (2014). Investigating afforestation and bioenergy CCS as climate change mitigation strategies. Environmental Research Letters, 9(6), 064029. doi:10.1088/1748-9326/9/6/064029</w:t>
      </w:r>
    </w:p>
    <w:p w14:paraId="39504ACF" w14:textId="3A1C750D" w:rsidR="00134CFD" w:rsidRDefault="00134CFD" w:rsidP="00134CFD">
      <w:pPr>
        <w:tabs>
          <w:tab w:val="left" w:pos="720"/>
        </w:tabs>
        <w:spacing w:line="276" w:lineRule="auto"/>
        <w:ind w:left="720" w:hanging="720"/>
        <w:jc w:val="both"/>
      </w:pPr>
      <w:r w:rsidRPr="0071118F">
        <w:rPr>
          <w:rFonts w:ascii="Segoe UI" w:hAnsi="Segoe UI" w:cs="Segoe UI"/>
          <w:color w:val="000000" w:themeColor="text1"/>
        </w:rPr>
        <w:lastRenderedPageBreak/>
        <w:t xml:space="preserve">IUCN and UNEP‐WCMC (2018). The World Database on Protected Areas (WDPA) [Online], [Jan/2018 of the version downloaded]. Cambridge, UK: UNEP‐WCMC. Retrieved from </w:t>
      </w:r>
      <w:hyperlink r:id="rId21">
        <w:r w:rsidRPr="0071118F">
          <w:rPr>
            <w:rStyle w:val="Hyperlink"/>
            <w:rFonts w:ascii="Segoe UI" w:eastAsia="SimSun" w:hAnsi="Segoe UI" w:cs="Segoe UI"/>
            <w:color w:val="000000" w:themeColor="text1"/>
          </w:rPr>
          <w:t>www.protectedplanet.net</w:t>
        </w:r>
      </w:hyperlink>
    </w:p>
    <w:p w14:paraId="11731091" w14:textId="0E50B407" w:rsidR="00A52034" w:rsidRPr="00A52034" w:rsidRDefault="00A52034" w:rsidP="00134CFD">
      <w:pPr>
        <w:tabs>
          <w:tab w:val="left" w:pos="720"/>
        </w:tabs>
        <w:spacing w:line="276" w:lineRule="auto"/>
        <w:ind w:left="720" w:hanging="720"/>
        <w:jc w:val="both"/>
        <w:rPr>
          <w:rFonts w:ascii="Segoe UI" w:hAnsi="Segoe UI" w:cs="Segoe UI"/>
        </w:rPr>
      </w:pPr>
      <w:r w:rsidRPr="00A52034">
        <w:rPr>
          <w:rFonts w:ascii="Segoe UI" w:hAnsi="Segoe UI" w:cs="Segoe UI"/>
        </w:rPr>
        <w:t>Intergovernmental Panel on Climate Change (IPCC). (2016). Summary for Policymakers. In: Global Warming of 1.5°C. An IPCC Special Report on the impacts of global warming of 1.5°C above pre-industrial levels and related global greenhouse gas emission pathways, in the context of strengthening the global response to the threat of climate change, sustainable development, and efforts to eradicate poverty [Masson-Delmotte, V., et al.  (eds.)]. World Meteorological Organization, Geneva, Switzerland.</w:t>
      </w:r>
    </w:p>
    <w:p w14:paraId="13C52A84" w14:textId="66CF2873" w:rsidR="005B7151" w:rsidRDefault="005B7151" w:rsidP="003E4BE0">
      <w:pPr>
        <w:tabs>
          <w:tab w:val="left" w:pos="720"/>
        </w:tabs>
        <w:spacing w:line="276" w:lineRule="auto"/>
        <w:ind w:left="720" w:hanging="720"/>
        <w:jc w:val="both"/>
        <w:rPr>
          <w:rFonts w:ascii="Segoe UI" w:hAnsi="Segoe UI" w:cs="Segoe UI"/>
          <w:color w:val="000000"/>
          <w:sz w:val="23"/>
          <w:szCs w:val="23"/>
          <w:shd w:val="clear" w:color="auto" w:fill="EFEFF4"/>
        </w:rPr>
      </w:pPr>
      <w:proofErr w:type="spellStart"/>
      <w:r>
        <w:rPr>
          <w:rFonts w:ascii="Segoe UI" w:hAnsi="Segoe UI" w:cs="Segoe UI"/>
          <w:color w:val="000000"/>
          <w:sz w:val="23"/>
          <w:szCs w:val="23"/>
          <w:shd w:val="clear" w:color="auto" w:fill="EFEFF4"/>
        </w:rPr>
        <w:t>Kreidenweis</w:t>
      </w:r>
      <w:proofErr w:type="spellEnd"/>
      <w:r>
        <w:rPr>
          <w:rFonts w:ascii="Segoe UI" w:hAnsi="Segoe UI" w:cs="Segoe UI"/>
          <w:color w:val="000000"/>
          <w:sz w:val="23"/>
          <w:szCs w:val="23"/>
          <w:shd w:val="clear" w:color="auto" w:fill="EFEFF4"/>
        </w:rPr>
        <w:t xml:space="preserve">, U., </w:t>
      </w:r>
      <w:proofErr w:type="spellStart"/>
      <w:r>
        <w:rPr>
          <w:rFonts w:ascii="Segoe UI" w:hAnsi="Segoe UI" w:cs="Segoe UI"/>
          <w:color w:val="000000"/>
          <w:sz w:val="23"/>
          <w:szCs w:val="23"/>
          <w:shd w:val="clear" w:color="auto" w:fill="EFEFF4"/>
        </w:rPr>
        <w:t>Humpenöder</w:t>
      </w:r>
      <w:proofErr w:type="spellEnd"/>
      <w:r>
        <w:rPr>
          <w:rFonts w:ascii="Segoe UI" w:hAnsi="Segoe UI" w:cs="Segoe UI"/>
          <w:color w:val="000000"/>
          <w:sz w:val="23"/>
          <w:szCs w:val="23"/>
          <w:shd w:val="clear" w:color="auto" w:fill="EFEFF4"/>
        </w:rPr>
        <w:t>, F., Stevanović, M., Bodirsky, B. L., Kriegler, E., Lotze-Campen, H., &amp; Popp, A. (2016). Afforestation to mitigate climate change: impacts on food prices under consideration of albedo effects. Environmental Research Letters, 11(8), 085001. doi:10.1088/1748-9326/11/8/085001</w:t>
      </w:r>
    </w:p>
    <w:p w14:paraId="66060FCF" w14:textId="3EB222BB" w:rsidR="00A814D1" w:rsidRDefault="00A814D1" w:rsidP="00A814D1">
      <w:pPr>
        <w:tabs>
          <w:tab w:val="left" w:pos="720"/>
        </w:tabs>
        <w:spacing w:line="276" w:lineRule="auto"/>
        <w:ind w:left="720" w:hanging="720"/>
        <w:jc w:val="both"/>
        <w:rPr>
          <w:rFonts w:ascii="Segoe UI" w:hAnsi="Segoe UI" w:cs="Segoe UI"/>
          <w:color w:val="000000"/>
          <w:sz w:val="23"/>
          <w:szCs w:val="23"/>
          <w:shd w:val="clear" w:color="auto" w:fill="EFEFF4"/>
        </w:rPr>
      </w:pPr>
      <w:r w:rsidRPr="00A814D1">
        <w:rPr>
          <w:rFonts w:ascii="Segoe UI" w:hAnsi="Segoe UI" w:cs="Segoe UI"/>
          <w:color w:val="000000"/>
          <w:sz w:val="23"/>
          <w:szCs w:val="23"/>
          <w:shd w:val="clear" w:color="auto" w:fill="EFEFF4"/>
        </w:rPr>
        <w:t xml:space="preserve">Lefebvre, D., Williams, A. G., Kirk, G. J. D., Paul, Burgess, J., </w:t>
      </w:r>
      <w:proofErr w:type="spellStart"/>
      <w:r w:rsidRPr="00A814D1">
        <w:rPr>
          <w:rFonts w:ascii="Segoe UI" w:hAnsi="Segoe UI" w:cs="Segoe UI"/>
          <w:color w:val="000000"/>
          <w:sz w:val="23"/>
          <w:szCs w:val="23"/>
          <w:shd w:val="clear" w:color="auto" w:fill="EFEFF4"/>
        </w:rPr>
        <w:t>Meersmans</w:t>
      </w:r>
      <w:proofErr w:type="spellEnd"/>
      <w:r w:rsidRPr="00A814D1">
        <w:rPr>
          <w:rFonts w:ascii="Segoe UI" w:hAnsi="Segoe UI" w:cs="Segoe UI"/>
          <w:color w:val="000000"/>
          <w:sz w:val="23"/>
          <w:szCs w:val="23"/>
          <w:shd w:val="clear" w:color="auto" w:fill="EFEFF4"/>
        </w:rPr>
        <w:t>, J., Silman, M. R., Román-</w:t>
      </w:r>
      <w:proofErr w:type="spellStart"/>
      <w:r w:rsidRPr="00A814D1">
        <w:rPr>
          <w:rFonts w:ascii="Segoe UI" w:hAnsi="Segoe UI" w:cs="Segoe UI"/>
          <w:color w:val="000000"/>
          <w:sz w:val="23"/>
          <w:szCs w:val="23"/>
          <w:shd w:val="clear" w:color="auto" w:fill="EFEFF4"/>
        </w:rPr>
        <w:t>Dañobeytia</w:t>
      </w:r>
      <w:proofErr w:type="spellEnd"/>
      <w:r w:rsidRPr="00A814D1">
        <w:rPr>
          <w:rFonts w:ascii="Segoe UI" w:hAnsi="Segoe UI" w:cs="Segoe UI"/>
          <w:color w:val="000000"/>
          <w:sz w:val="23"/>
          <w:szCs w:val="23"/>
          <w:shd w:val="clear" w:color="auto" w:fill="EFEFF4"/>
        </w:rPr>
        <w:t>, F., Farfan,</w:t>
      </w:r>
      <w:r>
        <w:rPr>
          <w:rFonts w:ascii="Segoe UI" w:hAnsi="Segoe UI" w:cs="Segoe UI"/>
          <w:color w:val="000000"/>
          <w:sz w:val="23"/>
          <w:szCs w:val="23"/>
          <w:shd w:val="clear" w:color="auto" w:fill="EFEFF4"/>
        </w:rPr>
        <w:t xml:space="preserve"> </w:t>
      </w:r>
      <w:r w:rsidRPr="00A814D1">
        <w:rPr>
          <w:rFonts w:ascii="Segoe UI" w:hAnsi="Segoe UI" w:cs="Segoe UI"/>
          <w:color w:val="000000"/>
          <w:sz w:val="23"/>
          <w:szCs w:val="23"/>
          <w:shd w:val="clear" w:color="auto" w:fill="EFEFF4"/>
        </w:rPr>
        <w:t>J., &amp; Smith, P . (2021). Assessing the carbon capture potential of a reforestation project. Scientific Reports, 11(1),</w:t>
      </w:r>
      <w:r>
        <w:rPr>
          <w:rFonts w:ascii="Segoe UI" w:hAnsi="Segoe UI" w:cs="Segoe UI"/>
          <w:color w:val="000000"/>
          <w:sz w:val="23"/>
          <w:szCs w:val="23"/>
          <w:shd w:val="clear" w:color="auto" w:fill="EFEFF4"/>
        </w:rPr>
        <w:t xml:space="preserve"> </w:t>
      </w:r>
      <w:r w:rsidRPr="00A814D1">
        <w:rPr>
          <w:rFonts w:ascii="Segoe UI" w:hAnsi="Segoe UI" w:cs="Segoe UI"/>
          <w:color w:val="000000"/>
          <w:sz w:val="23"/>
          <w:szCs w:val="23"/>
          <w:shd w:val="clear" w:color="auto" w:fill="EFEFF4"/>
        </w:rPr>
        <w:t>19907. https://doi.org/10.1038/s41598-021-99395-6</w:t>
      </w:r>
    </w:p>
    <w:p w14:paraId="70830264" w14:textId="77777777" w:rsidR="00076E57" w:rsidRDefault="00E75E94" w:rsidP="00076E57">
      <w:pPr>
        <w:tabs>
          <w:tab w:val="left" w:pos="720"/>
        </w:tabs>
        <w:spacing w:line="276" w:lineRule="auto"/>
        <w:ind w:left="720" w:hanging="720"/>
        <w:jc w:val="both"/>
      </w:pPr>
      <w:r>
        <w:rPr>
          <w:rFonts w:ascii="Segoe UI" w:hAnsi="Segoe UI" w:cs="Segoe UI"/>
          <w:color w:val="000000"/>
          <w:sz w:val="23"/>
          <w:szCs w:val="23"/>
          <w:shd w:val="clear" w:color="auto" w:fill="EFEFF4"/>
        </w:rPr>
        <w:t xml:space="preserve">Lewis, S. L., Wheeler, C. E., </w:t>
      </w:r>
      <w:proofErr w:type="spellStart"/>
      <w:r>
        <w:rPr>
          <w:rFonts w:ascii="Segoe UI" w:hAnsi="Segoe UI" w:cs="Segoe UI"/>
          <w:color w:val="000000"/>
          <w:sz w:val="23"/>
          <w:szCs w:val="23"/>
          <w:shd w:val="clear" w:color="auto" w:fill="EFEFF4"/>
        </w:rPr>
        <w:t>Mitchard</w:t>
      </w:r>
      <w:proofErr w:type="spellEnd"/>
      <w:r>
        <w:rPr>
          <w:rFonts w:ascii="Segoe UI" w:hAnsi="Segoe UI" w:cs="Segoe UI"/>
          <w:color w:val="000000"/>
          <w:sz w:val="23"/>
          <w:szCs w:val="23"/>
          <w:shd w:val="clear" w:color="auto" w:fill="EFEFF4"/>
        </w:rPr>
        <w:t>, E. T., &amp; Koch, A. (2019). Restoring natural forests is the best way to remove atmospheric carbon. Nature, 568(7750), 25-28. doi:10.1038/d41586-019-01026-8</w:t>
      </w:r>
      <w:r w:rsidR="00076E57" w:rsidRPr="00076E57">
        <w:t xml:space="preserve"> </w:t>
      </w:r>
    </w:p>
    <w:p w14:paraId="6820DF7A" w14:textId="77777777" w:rsidR="00DA1335" w:rsidRDefault="00DA1335" w:rsidP="00DA1335">
      <w:pPr>
        <w:tabs>
          <w:tab w:val="left" w:pos="720"/>
        </w:tabs>
        <w:spacing w:line="276" w:lineRule="auto"/>
        <w:ind w:left="720" w:hanging="720"/>
        <w:jc w:val="both"/>
        <w:rPr>
          <w:rFonts w:ascii="Segoe UI" w:hAnsi="Segoe UI" w:cs="Segoe UI"/>
          <w:color w:val="000000" w:themeColor="text1"/>
        </w:rPr>
      </w:pPr>
      <w:r w:rsidRPr="00F2524B">
        <w:rPr>
          <w:rFonts w:ascii="Segoe UI" w:hAnsi="Segoe UI" w:cs="Segoe UI"/>
          <w:color w:val="000000" w:themeColor="text1"/>
        </w:rPr>
        <w:t xml:space="preserve">Nachtergaele, F., &amp; Petri, M. (2011). Mapping land use systems at global and regional scales for land degradation assessment analysis (Version 1.1). In F. Nachtergaele &amp; R. </w:t>
      </w:r>
      <w:proofErr w:type="spellStart"/>
      <w:r w:rsidRPr="00F2524B">
        <w:rPr>
          <w:rFonts w:ascii="Segoe UI" w:hAnsi="Segoe UI" w:cs="Segoe UI"/>
          <w:color w:val="000000" w:themeColor="text1"/>
        </w:rPr>
        <w:t>Biancalani</w:t>
      </w:r>
      <w:proofErr w:type="spellEnd"/>
      <w:r w:rsidRPr="00F2524B">
        <w:rPr>
          <w:rFonts w:ascii="Segoe UI" w:hAnsi="Segoe UI" w:cs="Segoe UI"/>
          <w:color w:val="000000" w:themeColor="text1"/>
        </w:rPr>
        <w:t xml:space="preserve"> (Eds.), Land Degradation Assessment in Drylands (LADA). Food and Agriculture Organization of the United Nations (FAO).</w:t>
      </w:r>
    </w:p>
    <w:p w14:paraId="39616307" w14:textId="77777777" w:rsidR="00DA1335" w:rsidRDefault="00DA1335" w:rsidP="00076E57">
      <w:pPr>
        <w:tabs>
          <w:tab w:val="left" w:pos="720"/>
        </w:tabs>
        <w:spacing w:line="276" w:lineRule="auto"/>
        <w:ind w:left="720" w:hanging="720"/>
        <w:jc w:val="both"/>
      </w:pPr>
    </w:p>
    <w:p w14:paraId="76198FCB" w14:textId="2FAB0369" w:rsidR="00FA3C3D" w:rsidRPr="00076E57" w:rsidRDefault="00076E57" w:rsidP="00076E57">
      <w:pPr>
        <w:tabs>
          <w:tab w:val="left" w:pos="720"/>
        </w:tabs>
        <w:spacing w:line="276" w:lineRule="auto"/>
        <w:ind w:left="720" w:hanging="720"/>
        <w:jc w:val="both"/>
        <w:rPr>
          <w:rFonts w:ascii="Segoe UI" w:hAnsi="Segoe UI" w:cs="Segoe UI"/>
          <w:color w:val="000000"/>
          <w:sz w:val="23"/>
          <w:szCs w:val="23"/>
          <w:shd w:val="clear" w:color="auto" w:fill="EFEFF4"/>
        </w:rPr>
      </w:pPr>
      <w:r w:rsidRPr="00076E57">
        <w:rPr>
          <w:rFonts w:ascii="Segoe UI" w:hAnsi="Segoe UI" w:cs="Segoe UI"/>
          <w:color w:val="000000"/>
          <w:sz w:val="23"/>
          <w:szCs w:val="23"/>
          <w:shd w:val="clear" w:color="auto" w:fill="EFEFF4"/>
        </w:rPr>
        <w:t xml:space="preserve">Nilsson, S., &amp; </w:t>
      </w:r>
      <w:proofErr w:type="spellStart"/>
      <w:r w:rsidRPr="00076E57">
        <w:rPr>
          <w:rFonts w:ascii="Segoe UI" w:hAnsi="Segoe UI" w:cs="Segoe UI"/>
          <w:color w:val="000000"/>
          <w:sz w:val="23"/>
          <w:szCs w:val="23"/>
          <w:shd w:val="clear" w:color="auto" w:fill="EFEFF4"/>
        </w:rPr>
        <w:t>Schopfhauser</w:t>
      </w:r>
      <w:proofErr w:type="spellEnd"/>
      <w:r w:rsidRPr="00076E57">
        <w:rPr>
          <w:rFonts w:ascii="Segoe UI" w:hAnsi="Segoe UI" w:cs="Segoe UI"/>
          <w:color w:val="000000"/>
          <w:sz w:val="23"/>
          <w:szCs w:val="23"/>
          <w:shd w:val="clear" w:color="auto" w:fill="EFEFF4"/>
        </w:rPr>
        <w:t xml:space="preserve">, W. (1995). The carbon-sequestration </w:t>
      </w:r>
      <w:r>
        <w:rPr>
          <w:rFonts w:ascii="Segoe UI" w:hAnsi="Segoe UI" w:cs="Segoe UI"/>
          <w:color w:val="000000"/>
          <w:sz w:val="23"/>
          <w:szCs w:val="23"/>
          <w:shd w:val="clear" w:color="auto" w:fill="EFEFF4"/>
        </w:rPr>
        <w:t xml:space="preserve"> </w:t>
      </w:r>
      <w:r w:rsidRPr="00076E57">
        <w:rPr>
          <w:rFonts w:ascii="Segoe UI" w:hAnsi="Segoe UI" w:cs="Segoe UI"/>
          <w:color w:val="000000"/>
          <w:sz w:val="23"/>
          <w:szCs w:val="23"/>
          <w:shd w:val="clear" w:color="auto" w:fill="EFEFF4"/>
        </w:rPr>
        <w:t xml:space="preserve">potential of a global afforestation program. Climatic Change, 30(3), </w:t>
      </w:r>
      <w:r>
        <w:rPr>
          <w:rFonts w:ascii="Segoe UI" w:hAnsi="Segoe UI" w:cs="Segoe UI"/>
          <w:color w:val="000000"/>
          <w:sz w:val="23"/>
          <w:szCs w:val="23"/>
          <w:shd w:val="clear" w:color="auto" w:fill="EFEFF4"/>
        </w:rPr>
        <w:t xml:space="preserve"> </w:t>
      </w:r>
      <w:r w:rsidRPr="00076E57">
        <w:rPr>
          <w:rFonts w:ascii="Segoe UI" w:hAnsi="Segoe UI" w:cs="Segoe UI"/>
          <w:color w:val="000000"/>
          <w:sz w:val="23"/>
          <w:szCs w:val="23"/>
          <w:shd w:val="clear" w:color="auto" w:fill="EFEFF4"/>
        </w:rPr>
        <w:t>267–293. https://doi.org/10.1007/BF01091928</w:t>
      </w:r>
    </w:p>
    <w:p w14:paraId="19E49568" w14:textId="284CFD4F" w:rsidR="00087680" w:rsidRDefault="00087680" w:rsidP="00657C29">
      <w:pPr>
        <w:tabs>
          <w:tab w:val="left" w:pos="720"/>
        </w:tabs>
        <w:spacing w:after="160" w:line="276" w:lineRule="auto"/>
        <w:ind w:left="720" w:hanging="720"/>
        <w:jc w:val="both"/>
        <w:rPr>
          <w:rFonts w:ascii="Segoe UI" w:hAnsi="Segoe UI" w:cs="Segoe UI"/>
        </w:rPr>
      </w:pPr>
      <w:r w:rsidRPr="00087680">
        <w:rPr>
          <w:rFonts w:ascii="Segoe UI" w:hAnsi="Segoe UI" w:cs="Segoe UI"/>
        </w:rPr>
        <w:t xml:space="preserve">Ohashi, H., Yonekura, Y., Hirata, A., Takano, K., Nishijima, S., &amp;  Matsui, T.. (2017). The effect of climate change on the extinction risk of living organisms on the global scale: evaluation of the effect and side effects of mitigation measures. In Organized session T05: Mitigation / Adaptation Measures of Climate </w:t>
      </w:r>
      <w:r w:rsidRPr="00087680">
        <w:rPr>
          <w:rFonts w:ascii="Segoe UI" w:hAnsi="Segoe UI" w:cs="Segoe UI"/>
        </w:rPr>
        <w:lastRenderedPageBreak/>
        <w:t>Change: Relationship from Ecosystem Impact Prediction to Human Activities, The 64th Meeting of Ecological Society of Japan (in Japanese).</w:t>
      </w:r>
    </w:p>
    <w:p w14:paraId="0E646089" w14:textId="22BDC635" w:rsidR="00CF58DA" w:rsidRDefault="00CF58DA" w:rsidP="00657C29">
      <w:pPr>
        <w:tabs>
          <w:tab w:val="left" w:pos="720"/>
        </w:tabs>
        <w:spacing w:after="160" w:line="276" w:lineRule="auto"/>
        <w:ind w:left="720" w:hanging="720"/>
        <w:jc w:val="both"/>
        <w:rPr>
          <w:rFonts w:ascii="Segoe UI" w:hAnsi="Segoe UI" w:cs="Segoe UI"/>
        </w:rPr>
      </w:pPr>
      <w:r w:rsidRPr="00CF58DA">
        <w:rPr>
          <w:rFonts w:ascii="Segoe UI" w:hAnsi="Segoe UI" w:cs="Segoe UI"/>
        </w:rPr>
        <w:t xml:space="preserve">Phillips, S. J., Anderson, R. P., &amp; </w:t>
      </w:r>
      <w:proofErr w:type="spellStart"/>
      <w:r w:rsidRPr="00CF58DA">
        <w:rPr>
          <w:rFonts w:ascii="Segoe UI" w:hAnsi="Segoe UI" w:cs="Segoe UI"/>
        </w:rPr>
        <w:t>Schapire</w:t>
      </w:r>
      <w:proofErr w:type="spellEnd"/>
      <w:r w:rsidRPr="00CF58DA">
        <w:rPr>
          <w:rFonts w:ascii="Segoe UI" w:hAnsi="Segoe UI" w:cs="Segoe UI"/>
        </w:rPr>
        <w:t xml:space="preserve">, R. E. (2006). Maximum entropy </w:t>
      </w:r>
      <w:proofErr w:type="spellStart"/>
      <w:r w:rsidRPr="00CF58DA">
        <w:rPr>
          <w:rFonts w:ascii="Segoe UI" w:hAnsi="Segoe UI" w:cs="Segoe UI"/>
        </w:rPr>
        <w:t>modeling</w:t>
      </w:r>
      <w:proofErr w:type="spellEnd"/>
      <w:r w:rsidRPr="00CF58DA">
        <w:rPr>
          <w:rFonts w:ascii="Segoe UI" w:hAnsi="Segoe UI" w:cs="Segoe UI"/>
        </w:rPr>
        <w:t xml:space="preserve"> of species geographic distributions. Ecological Modelling, 190(3–4), 231–259. https://doi.org/10.1016/j.ecolmodel.2005.03.026</w:t>
      </w:r>
    </w:p>
    <w:p w14:paraId="5A1B9FF6" w14:textId="17C71B32" w:rsidR="00090B79" w:rsidRDefault="00090B79" w:rsidP="00657C29">
      <w:pPr>
        <w:tabs>
          <w:tab w:val="left" w:pos="720"/>
        </w:tabs>
        <w:spacing w:after="160" w:line="276" w:lineRule="auto"/>
        <w:ind w:left="720" w:hanging="720"/>
        <w:jc w:val="both"/>
        <w:rPr>
          <w:rFonts w:ascii="Segoe UI" w:hAnsi="Segoe UI" w:cs="Segoe UI"/>
        </w:rPr>
      </w:pPr>
      <w:r>
        <w:rPr>
          <w:rFonts w:ascii="Segoe UI" w:hAnsi="Segoe UI" w:cs="Segoe UI"/>
          <w:color w:val="000000"/>
          <w:sz w:val="23"/>
          <w:szCs w:val="23"/>
          <w:shd w:val="clear" w:color="auto" w:fill="EFEFF4"/>
        </w:rPr>
        <w:t>Sathaye, J., Andrasko, K., &amp; Chan, P. (2006). Emission mitigation potentials and costs for forest management in tropical Asia. Mitigation and Adaptation Strategies for Global Change, 11(4), 891-905. doi:10.1007/s11027-005-7799-7</w:t>
      </w:r>
    </w:p>
    <w:p w14:paraId="5A2ED689" w14:textId="5C81110F" w:rsidR="00A047DF" w:rsidRDefault="00A047DF" w:rsidP="00A047DF">
      <w:pPr>
        <w:tabs>
          <w:tab w:val="left" w:pos="720"/>
        </w:tabs>
        <w:spacing w:line="276" w:lineRule="auto"/>
        <w:ind w:left="720" w:hanging="720"/>
        <w:jc w:val="both"/>
        <w:rPr>
          <w:rFonts w:ascii="Segoe UI" w:eastAsia="SimSun" w:hAnsi="Segoe UI" w:cs="Segoe UI"/>
          <w:color w:val="000000" w:themeColor="text1"/>
        </w:rPr>
      </w:pPr>
      <w:proofErr w:type="spellStart"/>
      <w:r w:rsidRPr="0071118F">
        <w:rPr>
          <w:rFonts w:ascii="Segoe UI" w:eastAsia="SimSun" w:hAnsi="Segoe UI" w:cs="Segoe UI"/>
          <w:color w:val="000000" w:themeColor="text1"/>
        </w:rPr>
        <w:t>Sohngen</w:t>
      </w:r>
      <w:proofErr w:type="spellEnd"/>
      <w:r w:rsidRPr="0071118F">
        <w:rPr>
          <w:rFonts w:ascii="Segoe UI" w:eastAsia="SimSun" w:hAnsi="Segoe UI" w:cs="Segoe UI"/>
          <w:color w:val="000000" w:themeColor="text1"/>
        </w:rPr>
        <w:t>, B., Golub, A. A., &amp; Hertel, T. W. (2009). The role of forestry in CS in general equilibrium models. In T. W. Hertel, S. K. Rose, &amp; R. S. J. Tol (Eds.), Economic analysis of land use in global climate change policy (pp. 279-302). London, UK: Routledge.</w:t>
      </w:r>
    </w:p>
    <w:p w14:paraId="5F261F5B" w14:textId="0DFB7F80" w:rsidR="00102BDD" w:rsidRDefault="00102BDD" w:rsidP="00A047DF">
      <w:pPr>
        <w:tabs>
          <w:tab w:val="left" w:pos="720"/>
        </w:tabs>
        <w:spacing w:line="276" w:lineRule="auto"/>
        <w:ind w:left="720" w:hanging="720"/>
        <w:jc w:val="both"/>
      </w:pPr>
      <w:r w:rsidRPr="00102BDD">
        <w:rPr>
          <w:rFonts w:ascii="Segoe UI" w:eastAsia="SimSun" w:hAnsi="Segoe UI" w:cs="Segoe UI"/>
          <w:color w:val="000000" w:themeColor="text1"/>
        </w:rPr>
        <w:t xml:space="preserve">van Vuuren, D. P., van Vliet, J., &amp; </w:t>
      </w:r>
      <w:proofErr w:type="spellStart"/>
      <w:r w:rsidRPr="00102BDD">
        <w:rPr>
          <w:rFonts w:ascii="Segoe UI" w:eastAsia="SimSun" w:hAnsi="Segoe UI" w:cs="Segoe UI"/>
          <w:color w:val="000000" w:themeColor="text1"/>
        </w:rPr>
        <w:t>Stehfest</w:t>
      </w:r>
      <w:proofErr w:type="spellEnd"/>
      <w:r w:rsidRPr="00102BDD">
        <w:rPr>
          <w:rFonts w:ascii="Segoe UI" w:eastAsia="SimSun" w:hAnsi="Segoe UI" w:cs="Segoe UI"/>
          <w:color w:val="000000" w:themeColor="text1"/>
        </w:rPr>
        <w:t xml:space="preserve">, E. (2009). Future bio‐energy potential under various natural constraints. Energy Policy, 37, 4220–4230. </w:t>
      </w:r>
      <w:hyperlink r:id="rId22" w:history="1">
        <w:r w:rsidR="00E42D92" w:rsidRPr="00F674BA">
          <w:rPr>
            <w:rStyle w:val="Hyperlink"/>
            <w:rFonts w:ascii="Segoe UI" w:eastAsia="SimSun" w:hAnsi="Segoe UI" w:cs="Segoe UI"/>
          </w:rPr>
          <w:t>https://doi.org/10.1016/j.enpol.2009.05.029</w:t>
        </w:r>
      </w:hyperlink>
    </w:p>
    <w:p w14:paraId="53C3FFE9" w14:textId="274D0AE1" w:rsidR="00B42043" w:rsidRDefault="00B42043" w:rsidP="00A047DF">
      <w:pPr>
        <w:tabs>
          <w:tab w:val="left" w:pos="720"/>
        </w:tabs>
        <w:spacing w:line="276" w:lineRule="auto"/>
        <w:ind w:left="720" w:hanging="720"/>
        <w:jc w:val="both"/>
        <w:rPr>
          <w:rFonts w:ascii="Segoe UI" w:eastAsia="SimSun" w:hAnsi="Segoe UI" w:cs="Segoe UI"/>
          <w:color w:val="000000" w:themeColor="text1"/>
        </w:rPr>
      </w:pPr>
      <w:r w:rsidRPr="00B42043">
        <w:rPr>
          <w:rFonts w:ascii="Segoe UI" w:eastAsia="SimSun" w:hAnsi="Segoe UI" w:cs="Segoe UI"/>
          <w:color w:val="000000" w:themeColor="text1"/>
        </w:rPr>
        <w:t xml:space="preserve">von Lampe, M., Willenbockel, D., Ahammad, H., Blanc, E., Cai, Y., Calvin, K., Fujimori, S., Hasegawa, T., Havlík, P., Heyhoe, E., Kyle, P., Nelson, G. C., Ruane, A., Schmitz, C., van </w:t>
      </w:r>
      <w:proofErr w:type="spellStart"/>
      <w:r w:rsidRPr="00B42043">
        <w:rPr>
          <w:rFonts w:ascii="Segoe UI" w:eastAsia="SimSun" w:hAnsi="Segoe UI" w:cs="Segoe UI"/>
          <w:color w:val="000000" w:themeColor="text1"/>
        </w:rPr>
        <w:t>Meijl</w:t>
      </w:r>
      <w:proofErr w:type="spellEnd"/>
      <w:r w:rsidRPr="00B42043">
        <w:rPr>
          <w:rFonts w:ascii="Segoe UI" w:eastAsia="SimSun" w:hAnsi="Segoe UI" w:cs="Segoe UI"/>
          <w:color w:val="000000" w:themeColor="text1"/>
        </w:rPr>
        <w:t xml:space="preserve">, H., Valin, H., &amp; Witzke, P. (2014). Why do global long-term scenarios for agriculture differ? An overview of the </w:t>
      </w:r>
      <w:proofErr w:type="spellStart"/>
      <w:r w:rsidRPr="00B42043">
        <w:rPr>
          <w:rFonts w:ascii="Segoe UI" w:eastAsia="SimSun" w:hAnsi="Segoe UI" w:cs="Segoe UI"/>
          <w:color w:val="000000" w:themeColor="text1"/>
        </w:rPr>
        <w:t>AgMIP</w:t>
      </w:r>
      <w:proofErr w:type="spellEnd"/>
      <w:r w:rsidRPr="00B42043">
        <w:rPr>
          <w:rFonts w:ascii="Segoe UI" w:eastAsia="SimSun" w:hAnsi="Segoe UI" w:cs="Segoe UI"/>
          <w:color w:val="000000" w:themeColor="text1"/>
        </w:rPr>
        <w:t xml:space="preserve"> Global Economic Model Intercomparison. Agricultural Economics, 45(1), 3–20. https://doi.org/10.1111/agec.12086</w:t>
      </w:r>
    </w:p>
    <w:p w14:paraId="07D9FEAB" w14:textId="77777777" w:rsidR="00B42043" w:rsidRDefault="00B42043" w:rsidP="00A047DF">
      <w:pPr>
        <w:tabs>
          <w:tab w:val="left" w:pos="720"/>
        </w:tabs>
        <w:spacing w:line="276" w:lineRule="auto"/>
        <w:ind w:left="720" w:hanging="720"/>
        <w:jc w:val="both"/>
        <w:rPr>
          <w:rFonts w:ascii="Segoe UI" w:eastAsia="SimSun" w:hAnsi="Segoe UI" w:cs="Segoe UI"/>
          <w:color w:val="000000" w:themeColor="text1"/>
        </w:rPr>
      </w:pPr>
    </w:p>
    <w:p w14:paraId="2E1659F6" w14:textId="6E344D12" w:rsidR="00076E57" w:rsidRDefault="00076E57" w:rsidP="00076E57">
      <w:pPr>
        <w:tabs>
          <w:tab w:val="left" w:pos="720"/>
        </w:tabs>
        <w:spacing w:line="276" w:lineRule="auto"/>
        <w:ind w:left="720" w:hanging="720"/>
        <w:jc w:val="both"/>
        <w:rPr>
          <w:rFonts w:ascii="Segoe UI" w:eastAsia="SimSun" w:hAnsi="Segoe UI" w:cs="Segoe UI"/>
          <w:color w:val="000000" w:themeColor="text1"/>
        </w:rPr>
      </w:pPr>
      <w:r w:rsidRPr="00076E57">
        <w:rPr>
          <w:rFonts w:ascii="Segoe UI" w:eastAsia="SimSun" w:hAnsi="Segoe UI" w:cs="Segoe UI"/>
          <w:color w:val="000000" w:themeColor="text1"/>
        </w:rPr>
        <w:t xml:space="preserve">Wang, Y., Poulter, B., </w:t>
      </w:r>
      <w:proofErr w:type="spellStart"/>
      <w:r w:rsidRPr="00076E57">
        <w:rPr>
          <w:rFonts w:ascii="Segoe UI" w:eastAsia="SimSun" w:hAnsi="Segoe UI" w:cs="Segoe UI"/>
          <w:color w:val="000000" w:themeColor="text1"/>
        </w:rPr>
        <w:t>Broquet</w:t>
      </w:r>
      <w:proofErr w:type="spellEnd"/>
      <w:r w:rsidRPr="00076E57">
        <w:rPr>
          <w:rFonts w:ascii="Segoe UI" w:eastAsia="SimSun" w:hAnsi="Segoe UI" w:cs="Segoe UI"/>
          <w:color w:val="000000" w:themeColor="text1"/>
        </w:rPr>
        <w:t xml:space="preserve">, G., Hartung, K., Goll, D., &amp; </w:t>
      </w:r>
      <w:r>
        <w:rPr>
          <w:rFonts w:ascii="Segoe UI" w:eastAsia="SimSun" w:hAnsi="Segoe UI" w:cs="Segoe UI"/>
          <w:color w:val="000000" w:themeColor="text1"/>
        </w:rPr>
        <w:t xml:space="preserve"> </w:t>
      </w:r>
      <w:r w:rsidRPr="00076E57">
        <w:rPr>
          <w:rFonts w:ascii="Segoe UI" w:eastAsia="SimSun" w:hAnsi="Segoe UI" w:cs="Segoe UI"/>
          <w:color w:val="000000" w:themeColor="text1"/>
        </w:rPr>
        <w:t>Ciais, P. (2025). Country-level assessment of afforestation carbon sequestration potential. Global Change Biology.</w:t>
      </w:r>
    </w:p>
    <w:p w14:paraId="484FDF23" w14:textId="6341E850" w:rsidR="006C3BED" w:rsidRDefault="006C3BED" w:rsidP="00076E57">
      <w:pPr>
        <w:tabs>
          <w:tab w:val="left" w:pos="720"/>
        </w:tabs>
        <w:spacing w:line="276" w:lineRule="auto"/>
        <w:ind w:left="720" w:hanging="720"/>
        <w:jc w:val="both"/>
        <w:rPr>
          <w:rFonts w:ascii="Segoe UI" w:eastAsia="SimSun" w:hAnsi="Segoe UI" w:cs="Segoe UI"/>
          <w:color w:val="000000" w:themeColor="text1"/>
        </w:rPr>
      </w:pPr>
      <w:r w:rsidRPr="006C3BED">
        <w:rPr>
          <w:rFonts w:ascii="Segoe UI" w:eastAsia="SimSun" w:hAnsi="Segoe UI" w:cs="Segoe UI"/>
          <w:color w:val="000000" w:themeColor="text1"/>
        </w:rPr>
        <w:t>Winsten, J., Walker, S., Brown, S., &amp; Grimland, S. (2011). Estimating  carbon supply curves from afforestation of agricultural land in the Northeastern U.S. Mitigation and Adaptation Strategies for Global Change, 16, 925–942.</w:t>
      </w:r>
    </w:p>
    <w:p w14:paraId="7043D19C" w14:textId="114BFF31" w:rsidR="00E42D92" w:rsidRPr="00A047DF" w:rsidRDefault="00E42D92" w:rsidP="00A047DF">
      <w:pPr>
        <w:tabs>
          <w:tab w:val="left" w:pos="720"/>
        </w:tabs>
        <w:spacing w:line="276" w:lineRule="auto"/>
        <w:ind w:left="720" w:hanging="720"/>
        <w:jc w:val="both"/>
        <w:rPr>
          <w:rFonts w:ascii="Segoe UI" w:eastAsia="SimSun" w:hAnsi="Segoe UI" w:cs="Segoe UI"/>
          <w:color w:val="000000" w:themeColor="text1"/>
        </w:rPr>
      </w:pPr>
      <w:r>
        <w:rPr>
          <w:rFonts w:ascii="Segoe UI" w:hAnsi="Segoe UI" w:cs="Segoe UI"/>
          <w:color w:val="000000"/>
          <w:sz w:val="23"/>
          <w:szCs w:val="23"/>
          <w:shd w:val="clear" w:color="auto" w:fill="EFEFF4"/>
        </w:rPr>
        <w:t xml:space="preserve">Willett, W., </w:t>
      </w:r>
      <w:proofErr w:type="spellStart"/>
      <w:r>
        <w:rPr>
          <w:rFonts w:ascii="Segoe UI" w:hAnsi="Segoe UI" w:cs="Segoe UI"/>
          <w:color w:val="000000"/>
          <w:sz w:val="23"/>
          <w:szCs w:val="23"/>
          <w:shd w:val="clear" w:color="auto" w:fill="EFEFF4"/>
        </w:rPr>
        <w:t>Rockström</w:t>
      </w:r>
      <w:proofErr w:type="spellEnd"/>
      <w:r>
        <w:rPr>
          <w:rFonts w:ascii="Segoe UI" w:hAnsi="Segoe UI" w:cs="Segoe UI"/>
          <w:color w:val="000000"/>
          <w:sz w:val="23"/>
          <w:szCs w:val="23"/>
          <w:shd w:val="clear" w:color="auto" w:fill="EFEFF4"/>
        </w:rPr>
        <w:t>, J., Loken, B., Springmann, M., Lang, T., Vermeulen, S., Garnett, T., Tilman, D., DeClerck, F., &amp; Wood, A. (2019). Food in the Anthropocene: The EAT–Lancet Commission on healthy diets from sustainable food systems. The Lancet, 393(10170), 447–492.</w:t>
      </w:r>
    </w:p>
    <w:p w14:paraId="534D3164" w14:textId="77777777" w:rsidR="00657C29" w:rsidRPr="004077CD" w:rsidRDefault="00657C29" w:rsidP="00657C29">
      <w:pPr>
        <w:tabs>
          <w:tab w:val="left" w:pos="720"/>
        </w:tabs>
        <w:spacing w:line="276" w:lineRule="auto"/>
        <w:ind w:left="720" w:hanging="720"/>
        <w:jc w:val="both"/>
        <w:rPr>
          <w:rFonts w:ascii="Segoe UI" w:hAnsi="Segoe UI" w:cs="Segoe UI"/>
          <w:bCs/>
          <w:color w:val="000000" w:themeColor="text1"/>
        </w:rPr>
      </w:pPr>
      <w:r w:rsidRPr="004077CD">
        <w:rPr>
          <w:rFonts w:ascii="Segoe UI" w:hAnsi="Segoe UI" w:cs="Segoe UI"/>
        </w:rPr>
        <w:lastRenderedPageBreak/>
        <w:t xml:space="preserve">Wu, W., Hasegawa, T., Ohashi, H., </w:t>
      </w:r>
      <w:proofErr w:type="spellStart"/>
      <w:r w:rsidRPr="004077CD">
        <w:rPr>
          <w:rFonts w:ascii="Segoe UI" w:hAnsi="Segoe UI" w:cs="Segoe UI"/>
        </w:rPr>
        <w:t>Hanasaki</w:t>
      </w:r>
      <w:proofErr w:type="spellEnd"/>
      <w:r w:rsidRPr="004077CD">
        <w:rPr>
          <w:rFonts w:ascii="Segoe UI" w:hAnsi="Segoe UI" w:cs="Segoe UI"/>
        </w:rPr>
        <w:t>, N., Liu, J., Matsui, T., … Takahashi, K. (2019). Global</w:t>
      </w:r>
      <w:r>
        <w:rPr>
          <w:rFonts w:ascii="Segoe UI" w:hAnsi="Segoe UI" w:cs="Segoe UI"/>
          <w:bCs/>
          <w:color w:val="000000" w:themeColor="text1"/>
        </w:rPr>
        <w:t xml:space="preserve"> </w:t>
      </w:r>
      <w:r w:rsidRPr="004077CD">
        <w:rPr>
          <w:rFonts w:ascii="Segoe UI" w:hAnsi="Segoe UI" w:cs="Segoe UI"/>
        </w:rPr>
        <w:t>advanced bioenergy potential under environmental protection policies and societal transformation measures.</w:t>
      </w:r>
      <w:r>
        <w:rPr>
          <w:rFonts w:ascii="Segoe UI" w:hAnsi="Segoe UI" w:cs="Segoe UI"/>
          <w:bCs/>
          <w:color w:val="000000" w:themeColor="text1"/>
        </w:rPr>
        <w:t xml:space="preserve"> </w:t>
      </w:r>
      <w:r w:rsidRPr="004077CD">
        <w:rPr>
          <w:rFonts w:ascii="Segoe UI" w:hAnsi="Segoe UI" w:cs="Segoe UI"/>
        </w:rPr>
        <w:t>GCB Bioenergy, 11(7), 718–731. https://doi.org/10.1111/gcbb.12614</w:t>
      </w:r>
    </w:p>
    <w:p w14:paraId="0C376E3C" w14:textId="77777777" w:rsidR="00657C29" w:rsidRPr="0071118F" w:rsidRDefault="00657C29" w:rsidP="00657C29">
      <w:pPr>
        <w:tabs>
          <w:tab w:val="left" w:pos="720"/>
        </w:tabs>
        <w:spacing w:after="160" w:line="276" w:lineRule="auto"/>
        <w:ind w:left="720" w:hanging="720"/>
        <w:jc w:val="both"/>
        <w:rPr>
          <w:rFonts w:ascii="Segoe UI" w:hAnsi="Segoe UI" w:cs="Segoe UI"/>
          <w:color w:val="000000" w:themeColor="text1"/>
        </w:rPr>
      </w:pPr>
    </w:p>
    <w:p w14:paraId="7EF22220" w14:textId="77777777" w:rsidR="003E4BE0" w:rsidRPr="00833803" w:rsidRDefault="003E4BE0" w:rsidP="00060752">
      <w:pPr>
        <w:widowControl w:val="0"/>
        <w:tabs>
          <w:tab w:val="left" w:pos="2089"/>
        </w:tabs>
        <w:spacing w:line="360" w:lineRule="auto"/>
        <w:jc w:val="both"/>
        <w:rPr>
          <w:rFonts w:ascii="Segoe UI" w:hAnsi="Segoe UI" w:cs="Segoe UI"/>
          <w:color w:val="000000" w:themeColor="text1"/>
        </w:rPr>
      </w:pPr>
    </w:p>
    <w:p w14:paraId="05DFEF1D" w14:textId="77777777" w:rsidR="005D501F" w:rsidRPr="00833803" w:rsidRDefault="005D501F" w:rsidP="00060752">
      <w:pPr>
        <w:widowControl w:val="0"/>
        <w:tabs>
          <w:tab w:val="left" w:pos="2089"/>
        </w:tabs>
        <w:spacing w:line="360" w:lineRule="auto"/>
        <w:jc w:val="both"/>
        <w:rPr>
          <w:rFonts w:ascii="Segoe UI" w:hAnsi="Segoe UI" w:cs="Segoe UI"/>
          <w:color w:val="000000" w:themeColor="text1"/>
        </w:rPr>
      </w:pPr>
    </w:p>
    <w:sectPr w:rsidR="005D501F" w:rsidRPr="00833803">
      <w:headerReference w:type="default" r:id="rId23"/>
      <w:footerReference w:type="default" r:id="rId24"/>
      <w:pgSz w:w="12240" w:h="15840"/>
      <w:pgMar w:top="1985"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DAD25" w14:textId="77777777" w:rsidR="00471BE1" w:rsidRDefault="00471BE1" w:rsidP="00290282">
      <w:r>
        <w:separator/>
      </w:r>
    </w:p>
  </w:endnote>
  <w:endnote w:type="continuationSeparator" w:id="0">
    <w:p w14:paraId="2BD6835E" w14:textId="77777777" w:rsidR="00471BE1" w:rsidRDefault="00471BE1" w:rsidP="00290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56DAAF7C" w14:paraId="2EBC43E7" w14:textId="77777777" w:rsidTr="56DAAF7C">
      <w:trPr>
        <w:trHeight w:val="300"/>
      </w:trPr>
      <w:tc>
        <w:tcPr>
          <w:tcW w:w="2945" w:type="dxa"/>
        </w:tcPr>
        <w:p w14:paraId="1C81175B" w14:textId="5B5BBED3" w:rsidR="56DAAF7C" w:rsidRDefault="56DAAF7C" w:rsidP="56DAAF7C">
          <w:pPr>
            <w:pStyle w:val="Header"/>
            <w:ind w:left="-115"/>
          </w:pPr>
        </w:p>
      </w:tc>
      <w:tc>
        <w:tcPr>
          <w:tcW w:w="2945" w:type="dxa"/>
        </w:tcPr>
        <w:p w14:paraId="614BEF49" w14:textId="6DCACA24" w:rsidR="56DAAF7C" w:rsidRDefault="56DAAF7C" w:rsidP="56DAAF7C">
          <w:pPr>
            <w:pStyle w:val="Header"/>
            <w:jc w:val="center"/>
          </w:pPr>
        </w:p>
      </w:tc>
      <w:tc>
        <w:tcPr>
          <w:tcW w:w="2945" w:type="dxa"/>
        </w:tcPr>
        <w:p w14:paraId="0F12CD00" w14:textId="227AC261" w:rsidR="56DAAF7C" w:rsidRDefault="56DAAF7C" w:rsidP="56DAAF7C">
          <w:pPr>
            <w:pStyle w:val="Header"/>
            <w:ind w:right="-115"/>
            <w:jc w:val="right"/>
          </w:pPr>
        </w:p>
      </w:tc>
    </w:tr>
  </w:tbl>
  <w:p w14:paraId="634F9C67" w14:textId="29919F71" w:rsidR="56DAAF7C" w:rsidRDefault="56DAAF7C" w:rsidP="56DAAF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3CB67" w14:textId="77777777" w:rsidR="00471BE1" w:rsidRDefault="00471BE1" w:rsidP="00290282">
      <w:r>
        <w:separator/>
      </w:r>
    </w:p>
  </w:footnote>
  <w:footnote w:type="continuationSeparator" w:id="0">
    <w:p w14:paraId="6AE27858" w14:textId="77777777" w:rsidR="00471BE1" w:rsidRDefault="00471BE1" w:rsidP="002902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56DAAF7C" w14:paraId="39836D57" w14:textId="77777777" w:rsidTr="56DAAF7C">
      <w:trPr>
        <w:trHeight w:val="300"/>
      </w:trPr>
      <w:tc>
        <w:tcPr>
          <w:tcW w:w="2945" w:type="dxa"/>
        </w:tcPr>
        <w:p w14:paraId="2AC7E305" w14:textId="36AAEB4C" w:rsidR="56DAAF7C" w:rsidRDefault="56DAAF7C" w:rsidP="56DAAF7C">
          <w:pPr>
            <w:pStyle w:val="Header"/>
            <w:ind w:left="-115"/>
          </w:pPr>
        </w:p>
      </w:tc>
      <w:tc>
        <w:tcPr>
          <w:tcW w:w="2945" w:type="dxa"/>
        </w:tcPr>
        <w:p w14:paraId="2F25B7DA" w14:textId="35767BDE" w:rsidR="56DAAF7C" w:rsidRDefault="56DAAF7C" w:rsidP="56DAAF7C">
          <w:pPr>
            <w:pStyle w:val="Header"/>
            <w:jc w:val="center"/>
          </w:pPr>
        </w:p>
      </w:tc>
      <w:tc>
        <w:tcPr>
          <w:tcW w:w="2945" w:type="dxa"/>
        </w:tcPr>
        <w:p w14:paraId="77F84F6C" w14:textId="19F8C536" w:rsidR="56DAAF7C" w:rsidRDefault="56DAAF7C" w:rsidP="56DAAF7C">
          <w:pPr>
            <w:pStyle w:val="Header"/>
            <w:ind w:right="-115"/>
            <w:jc w:val="right"/>
          </w:pPr>
        </w:p>
      </w:tc>
    </w:tr>
  </w:tbl>
  <w:p w14:paraId="3B39AD03" w14:textId="427E79B4" w:rsidR="56DAAF7C" w:rsidRDefault="56DAAF7C" w:rsidP="56DAAF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325"/>
    <w:multiLevelType w:val="hybridMultilevel"/>
    <w:tmpl w:val="0A14E8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224CF"/>
    <w:multiLevelType w:val="hybridMultilevel"/>
    <w:tmpl w:val="552286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EC22B3"/>
    <w:multiLevelType w:val="multilevel"/>
    <w:tmpl w:val="B044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6327E"/>
    <w:multiLevelType w:val="hybridMultilevel"/>
    <w:tmpl w:val="F07202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C54843"/>
    <w:multiLevelType w:val="hybridMultilevel"/>
    <w:tmpl w:val="BE486A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54533E"/>
    <w:multiLevelType w:val="hybridMultilevel"/>
    <w:tmpl w:val="18024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FE37EC"/>
    <w:multiLevelType w:val="hybridMultilevel"/>
    <w:tmpl w:val="99A83542"/>
    <w:lvl w:ilvl="0" w:tplc="DD20D90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6416B8"/>
    <w:multiLevelType w:val="hybridMultilevel"/>
    <w:tmpl w:val="D4045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8822A4"/>
    <w:multiLevelType w:val="hybridMultilevel"/>
    <w:tmpl w:val="38FCA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3D3193"/>
    <w:multiLevelType w:val="hybridMultilevel"/>
    <w:tmpl w:val="41664E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6804B2"/>
    <w:multiLevelType w:val="multilevel"/>
    <w:tmpl w:val="8A56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E010E"/>
    <w:multiLevelType w:val="hybridMultilevel"/>
    <w:tmpl w:val="80AE02E0"/>
    <w:lvl w:ilvl="0" w:tplc="D7E85D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85427D"/>
    <w:multiLevelType w:val="multilevel"/>
    <w:tmpl w:val="05421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7B2A9C"/>
    <w:multiLevelType w:val="hybridMultilevel"/>
    <w:tmpl w:val="BD724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E40419"/>
    <w:multiLevelType w:val="hybridMultilevel"/>
    <w:tmpl w:val="BFF83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ED7702"/>
    <w:multiLevelType w:val="hybridMultilevel"/>
    <w:tmpl w:val="B28404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2D704E8"/>
    <w:multiLevelType w:val="hybridMultilevel"/>
    <w:tmpl w:val="AAAAC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A848C7"/>
    <w:multiLevelType w:val="multilevel"/>
    <w:tmpl w:val="86CE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635A17"/>
    <w:multiLevelType w:val="hybridMultilevel"/>
    <w:tmpl w:val="ECD2C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8211327">
    <w:abstractNumId w:val="5"/>
  </w:num>
  <w:num w:numId="2" w16cid:durableId="1141652139">
    <w:abstractNumId w:val="11"/>
  </w:num>
  <w:num w:numId="3" w16cid:durableId="1469668444">
    <w:abstractNumId w:val="6"/>
  </w:num>
  <w:num w:numId="4" w16cid:durableId="882643467">
    <w:abstractNumId w:val="4"/>
  </w:num>
  <w:num w:numId="5" w16cid:durableId="531849241">
    <w:abstractNumId w:val="3"/>
  </w:num>
  <w:num w:numId="6" w16cid:durableId="693769124">
    <w:abstractNumId w:val="8"/>
  </w:num>
  <w:num w:numId="7" w16cid:durableId="1695114326">
    <w:abstractNumId w:val="12"/>
  </w:num>
  <w:num w:numId="8" w16cid:durableId="2120251746">
    <w:abstractNumId w:val="2"/>
  </w:num>
  <w:num w:numId="9" w16cid:durableId="1733236245">
    <w:abstractNumId w:val="17"/>
  </w:num>
  <w:num w:numId="10" w16cid:durableId="1830095034">
    <w:abstractNumId w:val="16"/>
  </w:num>
  <w:num w:numId="11" w16cid:durableId="1025911837">
    <w:abstractNumId w:val="18"/>
  </w:num>
  <w:num w:numId="12" w16cid:durableId="957300943">
    <w:abstractNumId w:val="0"/>
  </w:num>
  <w:num w:numId="13" w16cid:durableId="1620604276">
    <w:abstractNumId w:val="10"/>
  </w:num>
  <w:num w:numId="14" w16cid:durableId="481629302">
    <w:abstractNumId w:val="1"/>
  </w:num>
  <w:num w:numId="15" w16cid:durableId="1844513904">
    <w:abstractNumId w:val="13"/>
  </w:num>
  <w:num w:numId="16" w16cid:durableId="1678925176">
    <w:abstractNumId w:val="9"/>
  </w:num>
  <w:num w:numId="17" w16cid:durableId="1037002254">
    <w:abstractNumId w:val="15"/>
  </w:num>
  <w:num w:numId="18" w16cid:durableId="1773478088">
    <w:abstractNumId w:val="14"/>
  </w:num>
  <w:num w:numId="19" w16cid:durableId="192606740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ＫＡＭＡＳＥＬＡ ＤＩＡＮＴＩ ＦＡＲＨ(hanadfk)">
    <w15:presenceInfo w15:providerId="AD" w15:userId="S::hanadfk@fc.ritsumei.ac.jp::4234dd27-37d9-4b10-9b31-98efcec1a3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598"/>
    <w:rsid w:val="00023E4B"/>
    <w:rsid w:val="0002565C"/>
    <w:rsid w:val="000302C2"/>
    <w:rsid w:val="00031BD3"/>
    <w:rsid w:val="00034168"/>
    <w:rsid w:val="00041502"/>
    <w:rsid w:val="00052B9B"/>
    <w:rsid w:val="00060544"/>
    <w:rsid w:val="00060752"/>
    <w:rsid w:val="00060DD8"/>
    <w:rsid w:val="000626E4"/>
    <w:rsid w:val="00066145"/>
    <w:rsid w:val="00071D2C"/>
    <w:rsid w:val="00076083"/>
    <w:rsid w:val="00076E57"/>
    <w:rsid w:val="00084578"/>
    <w:rsid w:val="00084E30"/>
    <w:rsid w:val="000870CA"/>
    <w:rsid w:val="00087680"/>
    <w:rsid w:val="00090B79"/>
    <w:rsid w:val="000944F4"/>
    <w:rsid w:val="000B4252"/>
    <w:rsid w:val="000B4A6F"/>
    <w:rsid w:val="000C0307"/>
    <w:rsid w:val="000C0EA8"/>
    <w:rsid w:val="000C2503"/>
    <w:rsid w:val="000C3168"/>
    <w:rsid w:val="000C4C33"/>
    <w:rsid w:val="000C5DFD"/>
    <w:rsid w:val="000D2EEB"/>
    <w:rsid w:val="000E11E8"/>
    <w:rsid w:val="000E332C"/>
    <w:rsid w:val="00101D9E"/>
    <w:rsid w:val="00102475"/>
    <w:rsid w:val="00102AC8"/>
    <w:rsid w:val="00102BDD"/>
    <w:rsid w:val="00104C25"/>
    <w:rsid w:val="001130B5"/>
    <w:rsid w:val="001147BC"/>
    <w:rsid w:val="0011501F"/>
    <w:rsid w:val="00115F71"/>
    <w:rsid w:val="00121B23"/>
    <w:rsid w:val="00123F82"/>
    <w:rsid w:val="00127280"/>
    <w:rsid w:val="00134CFD"/>
    <w:rsid w:val="00141621"/>
    <w:rsid w:val="00141F89"/>
    <w:rsid w:val="00146B86"/>
    <w:rsid w:val="00150271"/>
    <w:rsid w:val="0015028F"/>
    <w:rsid w:val="00151A73"/>
    <w:rsid w:val="0016337E"/>
    <w:rsid w:val="0017048A"/>
    <w:rsid w:val="001853D9"/>
    <w:rsid w:val="00191303"/>
    <w:rsid w:val="001A1172"/>
    <w:rsid w:val="001A742E"/>
    <w:rsid w:val="001B1A5E"/>
    <w:rsid w:val="001B2E5A"/>
    <w:rsid w:val="001C1CD2"/>
    <w:rsid w:val="001C1FE5"/>
    <w:rsid w:val="001C36F6"/>
    <w:rsid w:val="001D6157"/>
    <w:rsid w:val="001E5F79"/>
    <w:rsid w:val="001F2E65"/>
    <w:rsid w:val="001F3FD0"/>
    <w:rsid w:val="00204E0F"/>
    <w:rsid w:val="0020641C"/>
    <w:rsid w:val="00211065"/>
    <w:rsid w:val="0021192F"/>
    <w:rsid w:val="0021684B"/>
    <w:rsid w:val="002200AF"/>
    <w:rsid w:val="002232DF"/>
    <w:rsid w:val="00230364"/>
    <w:rsid w:val="00237A95"/>
    <w:rsid w:val="00237E49"/>
    <w:rsid w:val="00241378"/>
    <w:rsid w:val="00241F74"/>
    <w:rsid w:val="00245595"/>
    <w:rsid w:val="00246A8A"/>
    <w:rsid w:val="0025038D"/>
    <w:rsid w:val="00251D65"/>
    <w:rsid w:val="00252562"/>
    <w:rsid w:val="00253F50"/>
    <w:rsid w:val="00255CDF"/>
    <w:rsid w:val="002563D7"/>
    <w:rsid w:val="0025670A"/>
    <w:rsid w:val="00257D71"/>
    <w:rsid w:val="0026574F"/>
    <w:rsid w:val="0027091F"/>
    <w:rsid w:val="00270FE3"/>
    <w:rsid w:val="00277598"/>
    <w:rsid w:val="0028010C"/>
    <w:rsid w:val="00281580"/>
    <w:rsid w:val="00290282"/>
    <w:rsid w:val="00292EFE"/>
    <w:rsid w:val="002A01A4"/>
    <w:rsid w:val="002A2B33"/>
    <w:rsid w:val="002B4A4E"/>
    <w:rsid w:val="002B508C"/>
    <w:rsid w:val="002D33BC"/>
    <w:rsid w:val="002D3A39"/>
    <w:rsid w:val="002F3085"/>
    <w:rsid w:val="002F383B"/>
    <w:rsid w:val="00305F5A"/>
    <w:rsid w:val="00305F73"/>
    <w:rsid w:val="00306148"/>
    <w:rsid w:val="003178F2"/>
    <w:rsid w:val="003227A2"/>
    <w:rsid w:val="00331D3D"/>
    <w:rsid w:val="003330AE"/>
    <w:rsid w:val="00333942"/>
    <w:rsid w:val="003604E5"/>
    <w:rsid w:val="00364C2D"/>
    <w:rsid w:val="00366A20"/>
    <w:rsid w:val="00381D56"/>
    <w:rsid w:val="003826E5"/>
    <w:rsid w:val="00383209"/>
    <w:rsid w:val="0038359C"/>
    <w:rsid w:val="00383A98"/>
    <w:rsid w:val="00385003"/>
    <w:rsid w:val="0038577A"/>
    <w:rsid w:val="0038778F"/>
    <w:rsid w:val="00390D17"/>
    <w:rsid w:val="003A1945"/>
    <w:rsid w:val="003A1E91"/>
    <w:rsid w:val="003A5F6A"/>
    <w:rsid w:val="003B6EFF"/>
    <w:rsid w:val="003C21BF"/>
    <w:rsid w:val="003D4495"/>
    <w:rsid w:val="003E35EB"/>
    <w:rsid w:val="003E3BD9"/>
    <w:rsid w:val="003E4BE0"/>
    <w:rsid w:val="003F18F3"/>
    <w:rsid w:val="003F6F96"/>
    <w:rsid w:val="00400EEE"/>
    <w:rsid w:val="0040118C"/>
    <w:rsid w:val="00404099"/>
    <w:rsid w:val="004067C4"/>
    <w:rsid w:val="00410424"/>
    <w:rsid w:val="004124A7"/>
    <w:rsid w:val="00414EF7"/>
    <w:rsid w:val="00421D6C"/>
    <w:rsid w:val="004262E4"/>
    <w:rsid w:val="00432610"/>
    <w:rsid w:val="00437056"/>
    <w:rsid w:val="00442B17"/>
    <w:rsid w:val="00444D27"/>
    <w:rsid w:val="00454D24"/>
    <w:rsid w:val="00471BE1"/>
    <w:rsid w:val="00473A26"/>
    <w:rsid w:val="00473F75"/>
    <w:rsid w:val="00475808"/>
    <w:rsid w:val="00481C43"/>
    <w:rsid w:val="0048379F"/>
    <w:rsid w:val="004878CD"/>
    <w:rsid w:val="004907B2"/>
    <w:rsid w:val="004960EC"/>
    <w:rsid w:val="004A10FF"/>
    <w:rsid w:val="004B2F8D"/>
    <w:rsid w:val="004D7E2F"/>
    <w:rsid w:val="004E67B8"/>
    <w:rsid w:val="004F1096"/>
    <w:rsid w:val="004F38C8"/>
    <w:rsid w:val="004F45FA"/>
    <w:rsid w:val="004F6E88"/>
    <w:rsid w:val="0050378E"/>
    <w:rsid w:val="0050517A"/>
    <w:rsid w:val="00507A68"/>
    <w:rsid w:val="00514968"/>
    <w:rsid w:val="005225A2"/>
    <w:rsid w:val="00524744"/>
    <w:rsid w:val="00526680"/>
    <w:rsid w:val="0052780A"/>
    <w:rsid w:val="005355C2"/>
    <w:rsid w:val="0054465B"/>
    <w:rsid w:val="00551F79"/>
    <w:rsid w:val="005533E7"/>
    <w:rsid w:val="0055667C"/>
    <w:rsid w:val="00560170"/>
    <w:rsid w:val="0056781D"/>
    <w:rsid w:val="0057109C"/>
    <w:rsid w:val="00572AE3"/>
    <w:rsid w:val="005822B2"/>
    <w:rsid w:val="005904E0"/>
    <w:rsid w:val="00593FB9"/>
    <w:rsid w:val="00594094"/>
    <w:rsid w:val="00596AF1"/>
    <w:rsid w:val="005979AB"/>
    <w:rsid w:val="00597F5A"/>
    <w:rsid w:val="005A01AE"/>
    <w:rsid w:val="005B3335"/>
    <w:rsid w:val="005B6197"/>
    <w:rsid w:val="005B7151"/>
    <w:rsid w:val="005C04DD"/>
    <w:rsid w:val="005D0785"/>
    <w:rsid w:val="005D1DA7"/>
    <w:rsid w:val="005D243C"/>
    <w:rsid w:val="005D501F"/>
    <w:rsid w:val="005E46CB"/>
    <w:rsid w:val="005E6586"/>
    <w:rsid w:val="005F19DA"/>
    <w:rsid w:val="006034AA"/>
    <w:rsid w:val="006047DD"/>
    <w:rsid w:val="00620C6D"/>
    <w:rsid w:val="006354C9"/>
    <w:rsid w:val="006370AF"/>
    <w:rsid w:val="00640D53"/>
    <w:rsid w:val="00641D62"/>
    <w:rsid w:val="00647AAC"/>
    <w:rsid w:val="00650E81"/>
    <w:rsid w:val="00657C29"/>
    <w:rsid w:val="0066325B"/>
    <w:rsid w:val="00666256"/>
    <w:rsid w:val="006671D0"/>
    <w:rsid w:val="006B0B2B"/>
    <w:rsid w:val="006B1E84"/>
    <w:rsid w:val="006B4157"/>
    <w:rsid w:val="006C0F69"/>
    <w:rsid w:val="006C3BED"/>
    <w:rsid w:val="006D17C9"/>
    <w:rsid w:val="006D63CA"/>
    <w:rsid w:val="006E199C"/>
    <w:rsid w:val="006F0975"/>
    <w:rsid w:val="006F54B0"/>
    <w:rsid w:val="006F5791"/>
    <w:rsid w:val="006F582B"/>
    <w:rsid w:val="007059CE"/>
    <w:rsid w:val="00713A34"/>
    <w:rsid w:val="007149C8"/>
    <w:rsid w:val="00717FF3"/>
    <w:rsid w:val="00721D2E"/>
    <w:rsid w:val="0072594D"/>
    <w:rsid w:val="00736626"/>
    <w:rsid w:val="0073757E"/>
    <w:rsid w:val="00741780"/>
    <w:rsid w:val="00751C78"/>
    <w:rsid w:val="00754CBC"/>
    <w:rsid w:val="0076455E"/>
    <w:rsid w:val="007704D7"/>
    <w:rsid w:val="00772FD7"/>
    <w:rsid w:val="0077517C"/>
    <w:rsid w:val="0078211C"/>
    <w:rsid w:val="007838F4"/>
    <w:rsid w:val="00785CC4"/>
    <w:rsid w:val="00786910"/>
    <w:rsid w:val="00795A28"/>
    <w:rsid w:val="007A268D"/>
    <w:rsid w:val="007A4125"/>
    <w:rsid w:val="007A7B82"/>
    <w:rsid w:val="007B1881"/>
    <w:rsid w:val="007B266B"/>
    <w:rsid w:val="007C490D"/>
    <w:rsid w:val="007D1D61"/>
    <w:rsid w:val="007E335B"/>
    <w:rsid w:val="007E3BB5"/>
    <w:rsid w:val="007E47CC"/>
    <w:rsid w:val="007F75A8"/>
    <w:rsid w:val="00803231"/>
    <w:rsid w:val="0080405D"/>
    <w:rsid w:val="00804974"/>
    <w:rsid w:val="00805266"/>
    <w:rsid w:val="00812D15"/>
    <w:rsid w:val="008225B4"/>
    <w:rsid w:val="00826AF8"/>
    <w:rsid w:val="00830EB4"/>
    <w:rsid w:val="00833803"/>
    <w:rsid w:val="00850FE6"/>
    <w:rsid w:val="0085150F"/>
    <w:rsid w:val="008528D8"/>
    <w:rsid w:val="00852CC3"/>
    <w:rsid w:val="008546C0"/>
    <w:rsid w:val="00866CF8"/>
    <w:rsid w:val="0086B7A0"/>
    <w:rsid w:val="00871C44"/>
    <w:rsid w:val="00872099"/>
    <w:rsid w:val="008722E7"/>
    <w:rsid w:val="00872922"/>
    <w:rsid w:val="00884C54"/>
    <w:rsid w:val="008874EB"/>
    <w:rsid w:val="00887CB2"/>
    <w:rsid w:val="00890EA6"/>
    <w:rsid w:val="008910F0"/>
    <w:rsid w:val="008A758E"/>
    <w:rsid w:val="008B0ED7"/>
    <w:rsid w:val="008C172A"/>
    <w:rsid w:val="008C4630"/>
    <w:rsid w:val="008C66EF"/>
    <w:rsid w:val="008D0087"/>
    <w:rsid w:val="008E1018"/>
    <w:rsid w:val="008F2FEA"/>
    <w:rsid w:val="0090303B"/>
    <w:rsid w:val="00903D06"/>
    <w:rsid w:val="0090678B"/>
    <w:rsid w:val="00921894"/>
    <w:rsid w:val="00924613"/>
    <w:rsid w:val="00926BAD"/>
    <w:rsid w:val="00930095"/>
    <w:rsid w:val="00941E77"/>
    <w:rsid w:val="00942A40"/>
    <w:rsid w:val="00943611"/>
    <w:rsid w:val="009554DD"/>
    <w:rsid w:val="00970855"/>
    <w:rsid w:val="0097179B"/>
    <w:rsid w:val="009764EB"/>
    <w:rsid w:val="0097668C"/>
    <w:rsid w:val="0099463F"/>
    <w:rsid w:val="00994D56"/>
    <w:rsid w:val="00997FD8"/>
    <w:rsid w:val="009A2338"/>
    <w:rsid w:val="009A6CFB"/>
    <w:rsid w:val="009B7859"/>
    <w:rsid w:val="009C07E8"/>
    <w:rsid w:val="009C3D2C"/>
    <w:rsid w:val="009C4D25"/>
    <w:rsid w:val="009C79A3"/>
    <w:rsid w:val="009D33B1"/>
    <w:rsid w:val="009D54F4"/>
    <w:rsid w:val="009D70EB"/>
    <w:rsid w:val="009E11A7"/>
    <w:rsid w:val="009F5BF1"/>
    <w:rsid w:val="009F5E5D"/>
    <w:rsid w:val="00A0028D"/>
    <w:rsid w:val="00A043AC"/>
    <w:rsid w:val="00A047DF"/>
    <w:rsid w:val="00A1106E"/>
    <w:rsid w:val="00A130DD"/>
    <w:rsid w:val="00A140AA"/>
    <w:rsid w:val="00A200CD"/>
    <w:rsid w:val="00A23A3F"/>
    <w:rsid w:val="00A25A7C"/>
    <w:rsid w:val="00A355F1"/>
    <w:rsid w:val="00A36BCD"/>
    <w:rsid w:val="00A3758C"/>
    <w:rsid w:val="00A52034"/>
    <w:rsid w:val="00A5396D"/>
    <w:rsid w:val="00A60651"/>
    <w:rsid w:val="00A61728"/>
    <w:rsid w:val="00A62874"/>
    <w:rsid w:val="00A654CE"/>
    <w:rsid w:val="00A718D0"/>
    <w:rsid w:val="00A71AFE"/>
    <w:rsid w:val="00A774C7"/>
    <w:rsid w:val="00A77F52"/>
    <w:rsid w:val="00A814D1"/>
    <w:rsid w:val="00A82C0C"/>
    <w:rsid w:val="00A90025"/>
    <w:rsid w:val="00A90C95"/>
    <w:rsid w:val="00A92101"/>
    <w:rsid w:val="00A92EE4"/>
    <w:rsid w:val="00A931C2"/>
    <w:rsid w:val="00AA3A99"/>
    <w:rsid w:val="00AB22A2"/>
    <w:rsid w:val="00AB771F"/>
    <w:rsid w:val="00AC1F42"/>
    <w:rsid w:val="00AD3705"/>
    <w:rsid w:val="00AD653A"/>
    <w:rsid w:val="00AD6A23"/>
    <w:rsid w:val="00AE548B"/>
    <w:rsid w:val="00AF06E1"/>
    <w:rsid w:val="00AF1827"/>
    <w:rsid w:val="00AF1C02"/>
    <w:rsid w:val="00AF45E7"/>
    <w:rsid w:val="00AF70E0"/>
    <w:rsid w:val="00B008DF"/>
    <w:rsid w:val="00B136EC"/>
    <w:rsid w:val="00B27D95"/>
    <w:rsid w:val="00B3022F"/>
    <w:rsid w:val="00B311C6"/>
    <w:rsid w:val="00B32992"/>
    <w:rsid w:val="00B32BA2"/>
    <w:rsid w:val="00B360E8"/>
    <w:rsid w:val="00B406DF"/>
    <w:rsid w:val="00B40FE5"/>
    <w:rsid w:val="00B42043"/>
    <w:rsid w:val="00B44F8C"/>
    <w:rsid w:val="00B46C1C"/>
    <w:rsid w:val="00B54F64"/>
    <w:rsid w:val="00B55293"/>
    <w:rsid w:val="00B64C39"/>
    <w:rsid w:val="00B656D5"/>
    <w:rsid w:val="00B77CEE"/>
    <w:rsid w:val="00B835D5"/>
    <w:rsid w:val="00B85F26"/>
    <w:rsid w:val="00B902C6"/>
    <w:rsid w:val="00B902DC"/>
    <w:rsid w:val="00B91A62"/>
    <w:rsid w:val="00BA1A24"/>
    <w:rsid w:val="00BA1CE6"/>
    <w:rsid w:val="00BB477F"/>
    <w:rsid w:val="00BC0169"/>
    <w:rsid w:val="00BC03C8"/>
    <w:rsid w:val="00BC1ED5"/>
    <w:rsid w:val="00BC5FE9"/>
    <w:rsid w:val="00BC7D60"/>
    <w:rsid w:val="00BD58C3"/>
    <w:rsid w:val="00BE0D5B"/>
    <w:rsid w:val="00BF5B42"/>
    <w:rsid w:val="00BF6F19"/>
    <w:rsid w:val="00BF74F1"/>
    <w:rsid w:val="00C040E5"/>
    <w:rsid w:val="00C1018F"/>
    <w:rsid w:val="00C151C4"/>
    <w:rsid w:val="00C223FF"/>
    <w:rsid w:val="00C243ED"/>
    <w:rsid w:val="00C33860"/>
    <w:rsid w:val="00C35C3D"/>
    <w:rsid w:val="00C36B47"/>
    <w:rsid w:val="00C46AB4"/>
    <w:rsid w:val="00C51528"/>
    <w:rsid w:val="00C54897"/>
    <w:rsid w:val="00C609C6"/>
    <w:rsid w:val="00C63277"/>
    <w:rsid w:val="00C640D2"/>
    <w:rsid w:val="00C646E0"/>
    <w:rsid w:val="00C73E89"/>
    <w:rsid w:val="00C74896"/>
    <w:rsid w:val="00C819C5"/>
    <w:rsid w:val="00C84E6C"/>
    <w:rsid w:val="00C872A5"/>
    <w:rsid w:val="00C875EC"/>
    <w:rsid w:val="00C9088D"/>
    <w:rsid w:val="00C93D2E"/>
    <w:rsid w:val="00CA1104"/>
    <w:rsid w:val="00CA41F0"/>
    <w:rsid w:val="00CA7EA3"/>
    <w:rsid w:val="00CB1468"/>
    <w:rsid w:val="00CC25C2"/>
    <w:rsid w:val="00CD24F7"/>
    <w:rsid w:val="00CD3E56"/>
    <w:rsid w:val="00CE0C80"/>
    <w:rsid w:val="00CE2F9B"/>
    <w:rsid w:val="00CE7B4D"/>
    <w:rsid w:val="00CF0254"/>
    <w:rsid w:val="00CF0281"/>
    <w:rsid w:val="00CF58DA"/>
    <w:rsid w:val="00D01A24"/>
    <w:rsid w:val="00D232A9"/>
    <w:rsid w:val="00D23FAC"/>
    <w:rsid w:val="00D313EE"/>
    <w:rsid w:val="00D32E91"/>
    <w:rsid w:val="00D546FC"/>
    <w:rsid w:val="00D63B43"/>
    <w:rsid w:val="00D649B5"/>
    <w:rsid w:val="00D65E32"/>
    <w:rsid w:val="00D70910"/>
    <w:rsid w:val="00D80DE0"/>
    <w:rsid w:val="00D87CDF"/>
    <w:rsid w:val="00D901DA"/>
    <w:rsid w:val="00DA1335"/>
    <w:rsid w:val="00DA45D7"/>
    <w:rsid w:val="00DA7103"/>
    <w:rsid w:val="00DB132E"/>
    <w:rsid w:val="00DB5529"/>
    <w:rsid w:val="00DD3001"/>
    <w:rsid w:val="00DD52E7"/>
    <w:rsid w:val="00DF18EA"/>
    <w:rsid w:val="00DF322E"/>
    <w:rsid w:val="00DF4B4E"/>
    <w:rsid w:val="00E062FE"/>
    <w:rsid w:val="00E06A9D"/>
    <w:rsid w:val="00E14090"/>
    <w:rsid w:val="00E3191C"/>
    <w:rsid w:val="00E323AF"/>
    <w:rsid w:val="00E4212D"/>
    <w:rsid w:val="00E4299C"/>
    <w:rsid w:val="00E42D92"/>
    <w:rsid w:val="00E47362"/>
    <w:rsid w:val="00E53F9C"/>
    <w:rsid w:val="00E70D13"/>
    <w:rsid w:val="00E75E94"/>
    <w:rsid w:val="00E81C81"/>
    <w:rsid w:val="00E82822"/>
    <w:rsid w:val="00E84353"/>
    <w:rsid w:val="00E968EE"/>
    <w:rsid w:val="00EA16E8"/>
    <w:rsid w:val="00EC4DC6"/>
    <w:rsid w:val="00ED2F74"/>
    <w:rsid w:val="00ED3DF9"/>
    <w:rsid w:val="00ED4A71"/>
    <w:rsid w:val="00F025E2"/>
    <w:rsid w:val="00F02C47"/>
    <w:rsid w:val="00F062C6"/>
    <w:rsid w:val="00F069C1"/>
    <w:rsid w:val="00F07207"/>
    <w:rsid w:val="00F3284A"/>
    <w:rsid w:val="00F32EC7"/>
    <w:rsid w:val="00F363C2"/>
    <w:rsid w:val="00F37172"/>
    <w:rsid w:val="00F50A87"/>
    <w:rsid w:val="00F52BC3"/>
    <w:rsid w:val="00F55BDB"/>
    <w:rsid w:val="00F6582B"/>
    <w:rsid w:val="00F706F9"/>
    <w:rsid w:val="00F70F98"/>
    <w:rsid w:val="00F95590"/>
    <w:rsid w:val="00F956C0"/>
    <w:rsid w:val="00F9762A"/>
    <w:rsid w:val="00FA0116"/>
    <w:rsid w:val="00FA01C2"/>
    <w:rsid w:val="00FA10BA"/>
    <w:rsid w:val="00FA3450"/>
    <w:rsid w:val="00FA3C3D"/>
    <w:rsid w:val="00FA6012"/>
    <w:rsid w:val="00FA6440"/>
    <w:rsid w:val="00FB1702"/>
    <w:rsid w:val="00FC0233"/>
    <w:rsid w:val="00FC2F76"/>
    <w:rsid w:val="00FD0502"/>
    <w:rsid w:val="00FD14E5"/>
    <w:rsid w:val="00FD39C4"/>
    <w:rsid w:val="00FE7124"/>
    <w:rsid w:val="00FF4848"/>
    <w:rsid w:val="018BB256"/>
    <w:rsid w:val="0193FA7C"/>
    <w:rsid w:val="0465F0FC"/>
    <w:rsid w:val="084AAF34"/>
    <w:rsid w:val="0A9590A9"/>
    <w:rsid w:val="0B531502"/>
    <w:rsid w:val="0CDBD26F"/>
    <w:rsid w:val="10478865"/>
    <w:rsid w:val="128AFC57"/>
    <w:rsid w:val="1572DB71"/>
    <w:rsid w:val="160A6057"/>
    <w:rsid w:val="1A4C2AAA"/>
    <w:rsid w:val="1B44B4C0"/>
    <w:rsid w:val="1DAD97DE"/>
    <w:rsid w:val="212E414A"/>
    <w:rsid w:val="236683A8"/>
    <w:rsid w:val="236C43D8"/>
    <w:rsid w:val="23AF37AB"/>
    <w:rsid w:val="275603C1"/>
    <w:rsid w:val="29CE42AE"/>
    <w:rsid w:val="29E98628"/>
    <w:rsid w:val="2BB36FCA"/>
    <w:rsid w:val="2EC80B8B"/>
    <w:rsid w:val="36FE4C23"/>
    <w:rsid w:val="39E29D79"/>
    <w:rsid w:val="410825A3"/>
    <w:rsid w:val="4D1454B9"/>
    <w:rsid w:val="4E647A06"/>
    <w:rsid w:val="4E821841"/>
    <w:rsid w:val="4F013695"/>
    <w:rsid w:val="56664F1B"/>
    <w:rsid w:val="56DAAF7C"/>
    <w:rsid w:val="576F7CC1"/>
    <w:rsid w:val="5A860075"/>
    <w:rsid w:val="6505ED8C"/>
    <w:rsid w:val="65CD0296"/>
    <w:rsid w:val="6F03E1AF"/>
    <w:rsid w:val="6F14B53D"/>
    <w:rsid w:val="7014E827"/>
    <w:rsid w:val="7239E03C"/>
    <w:rsid w:val="72D28943"/>
    <w:rsid w:val="73685AF5"/>
    <w:rsid w:val="748F2FFD"/>
    <w:rsid w:val="760C3332"/>
    <w:rsid w:val="79114CAB"/>
    <w:rsid w:val="7980D585"/>
    <w:rsid w:val="7CB00931"/>
    <w:rsid w:val="7D1F8A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17FCF"/>
  <w15:docId w15:val="{E9189C02-A1FF-466F-860B-BC20C1B69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C39"/>
    <w:pPr>
      <w:spacing w:after="0" w:line="240" w:lineRule="auto"/>
    </w:pPr>
    <w:rPr>
      <w:rFonts w:ascii="Times New Roman" w:eastAsia="Times New Roman" w:hAnsi="Times New Roman" w:cs="Times New Roman"/>
      <w:kern w:val="0"/>
      <w:lang w:val="en-ID"/>
      <w14:ligatures w14:val="none"/>
    </w:rPr>
  </w:style>
  <w:style w:type="paragraph" w:styleId="Heading1">
    <w:name w:val="heading 1"/>
    <w:basedOn w:val="Normal"/>
    <w:next w:val="Normal"/>
    <w:link w:val="Heading1Char"/>
    <w:uiPriority w:val="9"/>
    <w:qFormat/>
    <w:rsid w:val="002775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75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5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5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5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5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5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5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5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5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75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5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5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5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598"/>
    <w:rPr>
      <w:rFonts w:eastAsiaTheme="majorEastAsia" w:cstheme="majorBidi"/>
      <w:color w:val="272727" w:themeColor="text1" w:themeTint="D8"/>
    </w:rPr>
  </w:style>
  <w:style w:type="paragraph" w:styleId="Title">
    <w:name w:val="Title"/>
    <w:basedOn w:val="Normal"/>
    <w:next w:val="Normal"/>
    <w:link w:val="TitleChar"/>
    <w:uiPriority w:val="10"/>
    <w:qFormat/>
    <w:rsid w:val="002775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598"/>
    <w:pPr>
      <w:spacing w:before="160"/>
      <w:jc w:val="center"/>
    </w:pPr>
    <w:rPr>
      <w:i/>
      <w:iCs/>
      <w:color w:val="404040" w:themeColor="text1" w:themeTint="BF"/>
    </w:rPr>
  </w:style>
  <w:style w:type="character" w:customStyle="1" w:styleId="QuoteChar">
    <w:name w:val="Quote Char"/>
    <w:basedOn w:val="DefaultParagraphFont"/>
    <w:link w:val="Quote"/>
    <w:uiPriority w:val="29"/>
    <w:rsid w:val="00277598"/>
    <w:rPr>
      <w:i/>
      <w:iCs/>
      <w:color w:val="404040" w:themeColor="text1" w:themeTint="BF"/>
    </w:rPr>
  </w:style>
  <w:style w:type="paragraph" w:styleId="ListParagraph">
    <w:name w:val="List Paragraph"/>
    <w:basedOn w:val="Normal"/>
    <w:uiPriority w:val="34"/>
    <w:qFormat/>
    <w:rsid w:val="00277598"/>
    <w:pPr>
      <w:ind w:left="720"/>
      <w:contextualSpacing/>
    </w:pPr>
  </w:style>
  <w:style w:type="character" w:styleId="IntenseEmphasis">
    <w:name w:val="Intense Emphasis"/>
    <w:aliases w:val="Table"/>
    <w:basedOn w:val="DefaultParagraphFont"/>
    <w:uiPriority w:val="21"/>
    <w:qFormat/>
    <w:rsid w:val="00277598"/>
    <w:rPr>
      <w:i/>
      <w:iCs/>
      <w:color w:val="0F4761" w:themeColor="accent1" w:themeShade="BF"/>
    </w:rPr>
  </w:style>
  <w:style w:type="paragraph" w:styleId="IntenseQuote">
    <w:name w:val="Intense Quote"/>
    <w:basedOn w:val="Normal"/>
    <w:next w:val="Normal"/>
    <w:link w:val="IntenseQuoteChar"/>
    <w:uiPriority w:val="30"/>
    <w:qFormat/>
    <w:rsid w:val="00277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598"/>
    <w:rPr>
      <w:i/>
      <w:iCs/>
      <w:color w:val="0F4761" w:themeColor="accent1" w:themeShade="BF"/>
    </w:rPr>
  </w:style>
  <w:style w:type="character" w:styleId="IntenseReference">
    <w:name w:val="Intense Reference"/>
    <w:basedOn w:val="DefaultParagraphFont"/>
    <w:uiPriority w:val="32"/>
    <w:qFormat/>
    <w:rsid w:val="00277598"/>
    <w:rPr>
      <w:b/>
      <w:bCs/>
      <w:smallCaps/>
      <w:color w:val="0F4761" w:themeColor="accent1" w:themeShade="BF"/>
      <w:spacing w:val="5"/>
    </w:rPr>
  </w:style>
  <w:style w:type="table" w:styleId="TableGrid">
    <w:name w:val="Table Grid"/>
    <w:basedOn w:val="TableNormal"/>
    <w:uiPriority w:val="39"/>
    <w:rsid w:val="00277598"/>
    <w:pPr>
      <w:spacing w:after="0" w:line="240" w:lineRule="auto"/>
    </w:pPr>
    <w:rPr>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20C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20C6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290282"/>
    <w:pPr>
      <w:tabs>
        <w:tab w:val="center" w:pos="4419"/>
        <w:tab w:val="right" w:pos="8838"/>
      </w:tabs>
    </w:pPr>
  </w:style>
  <w:style w:type="character" w:customStyle="1" w:styleId="HeaderChar">
    <w:name w:val="Header Char"/>
    <w:basedOn w:val="DefaultParagraphFont"/>
    <w:link w:val="Header"/>
    <w:uiPriority w:val="99"/>
    <w:rsid w:val="00290282"/>
    <w:rPr>
      <w:rFonts w:ascii="Times New Roman" w:hAnsi="Times New Roman"/>
      <w:kern w:val="0"/>
      <w:sz w:val="22"/>
      <w:szCs w:val="22"/>
      <w:lang w:eastAsia="zh-CN"/>
      <w14:ligatures w14:val="none"/>
    </w:rPr>
  </w:style>
  <w:style w:type="paragraph" w:styleId="Footer">
    <w:name w:val="footer"/>
    <w:basedOn w:val="Normal"/>
    <w:link w:val="FooterChar"/>
    <w:uiPriority w:val="99"/>
    <w:unhideWhenUsed/>
    <w:rsid w:val="00290282"/>
    <w:pPr>
      <w:tabs>
        <w:tab w:val="center" w:pos="4419"/>
        <w:tab w:val="right" w:pos="8838"/>
      </w:tabs>
    </w:pPr>
  </w:style>
  <w:style w:type="character" w:customStyle="1" w:styleId="FooterChar">
    <w:name w:val="Footer Char"/>
    <w:basedOn w:val="DefaultParagraphFont"/>
    <w:link w:val="Footer"/>
    <w:uiPriority w:val="99"/>
    <w:rsid w:val="00290282"/>
    <w:rPr>
      <w:rFonts w:ascii="Times New Roman" w:hAnsi="Times New Roman"/>
      <w:kern w:val="0"/>
      <w:sz w:val="22"/>
      <w:szCs w:val="22"/>
      <w:lang w:eastAsia="zh-CN"/>
      <w14:ligatures w14:val="none"/>
    </w:rPr>
  </w:style>
  <w:style w:type="character" w:styleId="PlaceholderText">
    <w:name w:val="Placeholder Text"/>
    <w:basedOn w:val="DefaultParagraphFont"/>
    <w:uiPriority w:val="99"/>
    <w:semiHidden/>
    <w:rsid w:val="00C640D2"/>
    <w:rPr>
      <w:color w:val="666666"/>
    </w:rPr>
  </w:style>
  <w:style w:type="paragraph" w:styleId="NormalWeb">
    <w:name w:val="Normal (Web)"/>
    <w:basedOn w:val="Normal"/>
    <w:uiPriority w:val="99"/>
    <w:unhideWhenUsed/>
    <w:rsid w:val="004907B2"/>
    <w:pPr>
      <w:spacing w:before="100" w:beforeAutospacing="1" w:after="100" w:afterAutospacing="1"/>
    </w:pPr>
  </w:style>
  <w:style w:type="character" w:customStyle="1" w:styleId="apple-converted-space">
    <w:name w:val="apple-converted-space"/>
    <w:basedOn w:val="DefaultParagraphFont"/>
    <w:rsid w:val="004907B2"/>
  </w:style>
  <w:style w:type="character" w:styleId="Strong">
    <w:name w:val="Strong"/>
    <w:aliases w:val="Figures"/>
    <w:basedOn w:val="DefaultParagraphFont"/>
    <w:uiPriority w:val="22"/>
    <w:qFormat/>
    <w:rsid w:val="004907B2"/>
    <w:rPr>
      <w:b/>
      <w:bCs/>
    </w:rPr>
  </w:style>
  <w:style w:type="character" w:styleId="Emphasis">
    <w:name w:val="Emphasis"/>
    <w:basedOn w:val="DefaultParagraphFont"/>
    <w:uiPriority w:val="20"/>
    <w:qFormat/>
    <w:rsid w:val="004907B2"/>
    <w:rPr>
      <w:i/>
      <w:iCs/>
    </w:rPr>
  </w:style>
  <w:style w:type="table" w:styleId="PlainTable2">
    <w:name w:val="Plain Table 2"/>
    <w:basedOn w:val="TableNormal"/>
    <w:uiPriority w:val="42"/>
    <w:rsid w:val="00CD3E56"/>
    <w:pPr>
      <w:spacing w:after="0" w:line="240" w:lineRule="auto"/>
    </w:pPr>
    <w:rPr>
      <w:rFonts w:eastAsiaTheme="minorHAnsi"/>
      <w:sz w:val="22"/>
      <w:szCs w:val="22"/>
      <w:lang w:val="en-ID"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IOPH1">
    <w:name w:val="IOPH1"/>
    <w:basedOn w:val="Normal"/>
    <w:link w:val="IOPH1Char"/>
    <w:qFormat/>
    <w:rsid w:val="00CD3E56"/>
    <w:pPr>
      <w:spacing w:before="200" w:after="120"/>
    </w:pPr>
    <w:rPr>
      <w:rFonts w:asciiTheme="minorHAnsi" w:eastAsiaTheme="minorHAnsi" w:hAnsiTheme="minorHAnsi"/>
      <w:b/>
      <w:szCs w:val="18"/>
      <w:lang w:val="en-GB" w:eastAsia="en-US"/>
    </w:rPr>
  </w:style>
  <w:style w:type="character" w:customStyle="1" w:styleId="IOPH1Char">
    <w:name w:val="IOPH1 Char"/>
    <w:basedOn w:val="DefaultParagraphFont"/>
    <w:link w:val="IOPH1"/>
    <w:rsid w:val="00CD3E56"/>
    <w:rPr>
      <w:rFonts w:eastAsiaTheme="minorHAnsi" w:cs="Times New Roman"/>
      <w:b/>
      <w:kern w:val="0"/>
      <w:sz w:val="22"/>
      <w:szCs w:val="18"/>
      <w:lang w:val="en-GB" w:eastAsia="en-US"/>
      <w14:ligatures w14:val="none"/>
    </w:rPr>
  </w:style>
  <w:style w:type="table" w:styleId="ListTable2-Accent4">
    <w:name w:val="List Table 2 Accent 4"/>
    <w:basedOn w:val="TableNormal"/>
    <w:uiPriority w:val="47"/>
    <w:rsid w:val="00CD3E56"/>
    <w:pPr>
      <w:spacing w:after="0" w:line="240" w:lineRule="auto"/>
    </w:pPr>
    <w:rPr>
      <w:rFonts w:eastAsiaTheme="minorHAnsi"/>
      <w:sz w:val="22"/>
      <w:szCs w:val="22"/>
      <w:lang w:val="en-ID" w:eastAsia="en-US"/>
    </w:r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isselectedend">
    <w:name w:val="isselectedend"/>
    <w:basedOn w:val="Normal"/>
    <w:rsid w:val="00473F75"/>
    <w:pPr>
      <w:spacing w:before="100" w:beforeAutospacing="1" w:after="100" w:afterAutospacing="1"/>
    </w:pPr>
  </w:style>
  <w:style w:type="paragraph" w:customStyle="1" w:styleId="Heading">
    <w:name w:val="Heading"/>
    <w:basedOn w:val="Heading1"/>
    <w:link w:val="HeadingChar"/>
    <w:qFormat/>
    <w:rsid w:val="0097668C"/>
    <w:pPr>
      <w:spacing w:before="200" w:after="120"/>
    </w:pPr>
    <w:rPr>
      <w:rFonts w:ascii="Arial" w:hAnsi="Arial"/>
      <w:b/>
      <w:color w:val="000000" w:themeColor="text1"/>
      <w:sz w:val="26"/>
    </w:rPr>
  </w:style>
  <w:style w:type="character" w:customStyle="1" w:styleId="HeadingChar">
    <w:name w:val="Heading Char"/>
    <w:basedOn w:val="Heading1Char"/>
    <w:link w:val="Heading"/>
    <w:rsid w:val="0097668C"/>
    <w:rPr>
      <w:rFonts w:ascii="Arial" w:eastAsiaTheme="majorEastAsia" w:hAnsi="Arial" w:cstheme="majorBidi"/>
      <w:b/>
      <w:color w:val="000000" w:themeColor="text1"/>
      <w:kern w:val="0"/>
      <w:sz w:val="26"/>
      <w:szCs w:val="40"/>
      <w14:ligatures w14:val="none"/>
    </w:rPr>
  </w:style>
  <w:style w:type="character" w:styleId="Hyperlink">
    <w:name w:val="Hyperlink"/>
    <w:basedOn w:val="DefaultParagraphFont"/>
    <w:uiPriority w:val="99"/>
    <w:unhideWhenUsed/>
    <w:rsid w:val="00657C29"/>
    <w:rPr>
      <w:color w:val="467886" w:themeColor="hyperlink"/>
      <w:u w:val="single"/>
    </w:rPr>
  </w:style>
  <w:style w:type="character" w:styleId="UnresolvedMention">
    <w:name w:val="Unresolved Mention"/>
    <w:basedOn w:val="DefaultParagraphFont"/>
    <w:uiPriority w:val="99"/>
    <w:semiHidden/>
    <w:unhideWhenUsed/>
    <w:rsid w:val="00657C29"/>
    <w:rPr>
      <w:color w:val="605E5C"/>
      <w:shd w:val="clear" w:color="auto" w:fill="E1DFDD"/>
    </w:rPr>
  </w:style>
  <w:style w:type="paragraph" w:styleId="HTMLPreformatted">
    <w:name w:val="HTML Preformatted"/>
    <w:basedOn w:val="Normal"/>
    <w:link w:val="HTMLPreformattedChar"/>
    <w:uiPriority w:val="99"/>
    <w:semiHidden/>
    <w:unhideWhenUsed/>
    <w:rsid w:val="00FA3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A3C3D"/>
    <w:rPr>
      <w:rFonts w:ascii="Courier New" w:eastAsia="Times New Roman" w:hAnsi="Courier New" w:cs="Courier New"/>
      <w:kern w:val="0"/>
      <w:sz w:val="20"/>
      <w:szCs w:val="20"/>
      <w:lang w:val="en-ID"/>
      <w14:ligatures w14:val="none"/>
    </w:rPr>
  </w:style>
  <w:style w:type="character" w:styleId="HTMLCode">
    <w:name w:val="HTML Code"/>
    <w:basedOn w:val="DefaultParagraphFont"/>
    <w:uiPriority w:val="99"/>
    <w:semiHidden/>
    <w:unhideWhenUsed/>
    <w:rsid w:val="00FA3C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31025">
      <w:bodyDiv w:val="1"/>
      <w:marLeft w:val="0"/>
      <w:marRight w:val="0"/>
      <w:marTop w:val="0"/>
      <w:marBottom w:val="0"/>
      <w:divBdr>
        <w:top w:val="none" w:sz="0" w:space="0" w:color="auto"/>
        <w:left w:val="none" w:sz="0" w:space="0" w:color="auto"/>
        <w:bottom w:val="none" w:sz="0" w:space="0" w:color="auto"/>
        <w:right w:val="none" w:sz="0" w:space="0" w:color="auto"/>
      </w:divBdr>
    </w:div>
    <w:div w:id="347566677">
      <w:bodyDiv w:val="1"/>
      <w:marLeft w:val="0"/>
      <w:marRight w:val="0"/>
      <w:marTop w:val="0"/>
      <w:marBottom w:val="0"/>
      <w:divBdr>
        <w:top w:val="none" w:sz="0" w:space="0" w:color="auto"/>
        <w:left w:val="none" w:sz="0" w:space="0" w:color="auto"/>
        <w:bottom w:val="none" w:sz="0" w:space="0" w:color="auto"/>
        <w:right w:val="none" w:sz="0" w:space="0" w:color="auto"/>
      </w:divBdr>
    </w:div>
    <w:div w:id="431511051">
      <w:bodyDiv w:val="1"/>
      <w:marLeft w:val="0"/>
      <w:marRight w:val="0"/>
      <w:marTop w:val="0"/>
      <w:marBottom w:val="0"/>
      <w:divBdr>
        <w:top w:val="none" w:sz="0" w:space="0" w:color="auto"/>
        <w:left w:val="none" w:sz="0" w:space="0" w:color="auto"/>
        <w:bottom w:val="none" w:sz="0" w:space="0" w:color="auto"/>
        <w:right w:val="none" w:sz="0" w:space="0" w:color="auto"/>
      </w:divBdr>
    </w:div>
    <w:div w:id="831994099">
      <w:bodyDiv w:val="1"/>
      <w:marLeft w:val="0"/>
      <w:marRight w:val="0"/>
      <w:marTop w:val="0"/>
      <w:marBottom w:val="0"/>
      <w:divBdr>
        <w:top w:val="none" w:sz="0" w:space="0" w:color="auto"/>
        <w:left w:val="none" w:sz="0" w:space="0" w:color="auto"/>
        <w:bottom w:val="none" w:sz="0" w:space="0" w:color="auto"/>
        <w:right w:val="none" w:sz="0" w:space="0" w:color="auto"/>
      </w:divBdr>
    </w:div>
    <w:div w:id="2098864007">
      <w:bodyDiv w:val="1"/>
      <w:marLeft w:val="0"/>
      <w:marRight w:val="0"/>
      <w:marTop w:val="0"/>
      <w:marBottom w:val="0"/>
      <w:divBdr>
        <w:top w:val="none" w:sz="0" w:space="0" w:color="auto"/>
        <w:left w:val="none" w:sz="0" w:space="0" w:color="auto"/>
        <w:bottom w:val="none" w:sz="0" w:space="0" w:color="auto"/>
        <w:right w:val="none" w:sz="0" w:space="0" w:color="auto"/>
      </w:divBdr>
    </w:div>
    <w:div w:id="21191734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doi.org/10.1007/s10584-016-1606-4"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www.protectedplanet.net"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oi.org/10.1088/1748-9326/10/1/014010"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21/es5051748" TargetMode="External"/><Relationship Id="rId20" Type="http://schemas.openxmlformats.org/officeDocument/2006/relationships/hyperlink" Target="https://doi.org/10.1016/j.biombioe.2008.04.00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keybiodiversityareas.org" TargetMode="External"/><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doi.org/10.1016/j.scitotenv.2016.12.02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doi.org/10.1016/j.enpol.2009.05.029"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04D0A-303E-124A-ADA2-68D01C63A496}">
  <ds:schemaRefs>
    <ds:schemaRef ds:uri="http://schemas.openxmlformats.org/officeDocument/2006/bibliography"/>
  </ds:schemaRefs>
</ds:datastoreItem>
</file>

<file path=docMetadata/LabelInfo.xml><?xml version="1.0" encoding="utf-8"?>
<clbl:labelList xmlns:clbl="http://schemas.microsoft.com/office/2020/mipLabelMetadata">
  <clbl:label id="{a449438d-3606-490b-844f-c4e15e535fca}" enabled="0" method="" siteId="{a449438d-3606-490b-844f-c4e15e535fca}" removed="1"/>
</clbl:labelList>
</file>

<file path=docProps/app.xml><?xml version="1.0" encoding="utf-8"?>
<Properties xmlns="http://schemas.openxmlformats.org/officeDocument/2006/extended-properties" xmlns:vt="http://schemas.openxmlformats.org/officeDocument/2006/docPropsVTypes">
  <Template>Normal.dotm</Template>
  <TotalTime>4835</TotalTime>
  <Pages>24</Pages>
  <Words>4171</Words>
  <Characters>23777</Characters>
  <Application>Microsoft Office Word</Application>
  <DocSecurity>0</DocSecurity>
  <Lines>198</Lines>
  <Paragraphs>55</Paragraphs>
  <ScaleCrop>false</ScaleCrop>
  <Company/>
  <LinksUpToDate>false</LinksUpToDate>
  <CharactersWithSpaces>27893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Dianti Farhana</dc:creator>
  <cp:keywords/>
  <dc:description/>
  <cp:lastModifiedBy>ＫＡＭＡＳＥＬＡ ＤＩＡＮＴＩ ＦＡＲＨ(hanadfk)</cp:lastModifiedBy>
  <cp:revision>480</cp:revision>
  <dcterms:created xsi:type="dcterms:W3CDTF">2024-01-12T06:16:00Z</dcterms:created>
  <dcterms:modified xsi:type="dcterms:W3CDTF">2026-06-28T07:45:00Z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02c23aa178c05740df95c8949b819eae6f4f8253ee671b0a56793003378cf5ac</vt:lpwstr>
  </property>
</Properties>
</file>